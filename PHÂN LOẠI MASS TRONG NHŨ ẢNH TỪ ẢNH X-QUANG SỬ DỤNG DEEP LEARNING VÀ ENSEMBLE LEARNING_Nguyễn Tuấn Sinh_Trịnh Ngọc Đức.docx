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3EA4D" w14:textId="31423CD6" w:rsidR="00896110" w:rsidRPr="00706241" w:rsidRDefault="00896110" w:rsidP="0021544F">
      <w:pPr>
        <w:rPr>
          <w:b/>
          <w:bCs/>
          <w:sz w:val="28"/>
          <w:szCs w:val="28"/>
        </w:rPr>
      </w:pPr>
      <w:bookmarkStart w:id="0" w:name="_Hlk134994457"/>
      <w:r w:rsidRPr="00CF6D52">
        <w:rPr>
          <w:b/>
          <w:bCs/>
          <w:sz w:val="28"/>
          <w:szCs w:val="28"/>
        </w:rPr>
        <w:t>TRƯỜNG ĐẠI HỌC CÔNG NGHIỆP T</w:t>
      </w:r>
      <w:r>
        <w:rPr>
          <w:b/>
          <w:bCs/>
          <w:sz w:val="28"/>
          <w:szCs w:val="28"/>
        </w:rPr>
        <w:t>HÀNH PHỐ HỒ CHÍ</w:t>
      </w:r>
      <w:r w:rsidR="004C76E8">
        <w:rPr>
          <w:b/>
          <w:bCs/>
          <w:sz w:val="28"/>
          <w:szCs w:val="28"/>
        </w:rPr>
        <w:t xml:space="preserve"> </w:t>
      </w:r>
      <w:r>
        <w:rPr>
          <w:b/>
          <w:bCs/>
          <w:sz w:val="28"/>
          <w:szCs w:val="28"/>
        </w:rPr>
        <w:t>MINH</w:t>
      </w:r>
    </w:p>
    <w:p w14:paraId="4BE05567" w14:textId="77777777" w:rsidR="00896110" w:rsidRPr="00F13A93" w:rsidRDefault="00896110" w:rsidP="00896110">
      <w:pPr>
        <w:jc w:val="center"/>
        <w:rPr>
          <w:sz w:val="28"/>
          <w:szCs w:val="28"/>
        </w:rPr>
      </w:pPr>
      <w:r w:rsidRPr="00CF6D52">
        <w:rPr>
          <w:b/>
          <w:bCs/>
          <w:sz w:val="28"/>
          <w:szCs w:val="28"/>
        </w:rPr>
        <w:t>KHOA CÔNG NGHỆ THÔNG TIN</w:t>
      </w:r>
    </w:p>
    <w:p w14:paraId="78392A8E" w14:textId="77777777" w:rsidR="00896110" w:rsidRPr="00F13A93" w:rsidRDefault="00896110" w:rsidP="00896110">
      <w:pPr>
        <w:jc w:val="center"/>
        <w:rPr>
          <w:b/>
          <w:bCs/>
        </w:rPr>
      </w:pPr>
      <w:r w:rsidRPr="009B1105">
        <w:rPr>
          <w:b/>
          <w:bCs/>
          <w:noProof/>
        </w:rPr>
        <w:drawing>
          <wp:inline distT="0" distB="0" distL="0" distR="0" wp14:anchorId="57508DFD" wp14:editId="4863F7E1">
            <wp:extent cx="2720898" cy="1241809"/>
            <wp:effectExtent l="0" t="0" r="0" b="3175"/>
            <wp:docPr id="18" name="Picture 18" descr="A picture containing logo, font,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 font, graphics, symbo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727370" cy="1244763"/>
                    </a:xfrm>
                    <a:prstGeom prst="rect">
                      <a:avLst/>
                    </a:prstGeom>
                    <a:noFill/>
                    <a:ln>
                      <a:noFill/>
                    </a:ln>
                    <a:effectLst/>
                  </pic:spPr>
                </pic:pic>
              </a:graphicData>
            </a:graphic>
          </wp:inline>
        </w:drawing>
      </w:r>
    </w:p>
    <w:p w14:paraId="44227722" w14:textId="77777777" w:rsidR="00896110" w:rsidRDefault="00896110" w:rsidP="00896110">
      <w:pPr>
        <w:jc w:val="center"/>
      </w:pPr>
    </w:p>
    <w:p w14:paraId="79411C67" w14:textId="4EB5D717" w:rsidR="00896110" w:rsidRDefault="00896110" w:rsidP="00896110">
      <w:pPr>
        <w:spacing w:before="120"/>
        <w:ind w:firstLine="567"/>
        <w:jc w:val="center"/>
        <w:rPr>
          <w:b/>
          <w:bCs/>
          <w:color w:val="000000"/>
          <w:sz w:val="28"/>
          <w:szCs w:val="28"/>
        </w:rPr>
      </w:pPr>
      <w:r>
        <w:rPr>
          <w:b/>
          <w:bCs/>
          <w:color w:val="000000"/>
          <w:sz w:val="28"/>
          <w:szCs w:val="28"/>
        </w:rPr>
        <w:t>NGUYỄN TUẤN SINH</w:t>
      </w:r>
    </w:p>
    <w:p w14:paraId="51EB9F71" w14:textId="5FA899B3" w:rsidR="00896110" w:rsidRDefault="00896110" w:rsidP="00896110">
      <w:pPr>
        <w:spacing w:before="120"/>
        <w:ind w:firstLine="567"/>
        <w:jc w:val="center"/>
        <w:rPr>
          <w:b/>
          <w:bCs/>
          <w:color w:val="000000"/>
          <w:sz w:val="28"/>
          <w:szCs w:val="28"/>
        </w:rPr>
      </w:pPr>
      <w:r>
        <w:rPr>
          <w:b/>
          <w:bCs/>
          <w:color w:val="000000"/>
          <w:sz w:val="28"/>
          <w:szCs w:val="28"/>
        </w:rPr>
        <w:t>TRỊNH NGỌC ĐỨC</w:t>
      </w:r>
    </w:p>
    <w:p w14:paraId="35CAA02F" w14:textId="77777777" w:rsidR="00896110" w:rsidRPr="0008790F" w:rsidRDefault="00896110" w:rsidP="00896110">
      <w:pPr>
        <w:spacing w:before="120"/>
        <w:ind w:firstLine="567"/>
        <w:jc w:val="center"/>
      </w:pPr>
    </w:p>
    <w:p w14:paraId="60DCF3D1" w14:textId="12EA0E6F" w:rsidR="006266A2" w:rsidRPr="00896110" w:rsidRDefault="00017377" w:rsidP="00896110">
      <w:pPr>
        <w:ind w:left="3" w:hanging="3"/>
        <w:jc w:val="center"/>
        <w:rPr>
          <w:b/>
          <w:bCs/>
          <w:sz w:val="40"/>
          <w:szCs w:val="40"/>
        </w:rPr>
      </w:pPr>
      <w:r w:rsidRPr="00896110">
        <w:rPr>
          <w:b/>
          <w:bCs/>
          <w:sz w:val="40"/>
          <w:szCs w:val="40"/>
        </w:rPr>
        <w:t>PHÂN LOẠI MASS TRONG NHŨ ẢNH TỪ ẢNH X-QUANG SỬ DỤNG DEEP LEARNING VÀ ENSEMBLE LEARNING</w:t>
      </w:r>
    </w:p>
    <w:p w14:paraId="39BF4BE2" w14:textId="77777777" w:rsidR="00896110" w:rsidRDefault="00896110" w:rsidP="00896110">
      <w:pPr>
        <w:jc w:val="center"/>
        <w:rPr>
          <w:b/>
          <w:bCs/>
          <w:color w:val="000000"/>
          <w:sz w:val="28"/>
          <w:szCs w:val="28"/>
        </w:rPr>
      </w:pPr>
      <w:r>
        <w:rPr>
          <w:b/>
          <w:bCs/>
          <w:color w:val="000000"/>
          <w:sz w:val="28"/>
          <w:szCs w:val="28"/>
        </w:rPr>
        <w:t xml:space="preserve">Ngành: </w:t>
      </w:r>
      <w:r w:rsidRPr="00FB1057">
        <w:rPr>
          <w:b/>
          <w:bCs/>
          <w:color w:val="000000"/>
          <w:sz w:val="28"/>
          <w:szCs w:val="28"/>
        </w:rPr>
        <w:t>Khoa học dữ liệu</w:t>
      </w:r>
    </w:p>
    <w:p w14:paraId="0C773A0A" w14:textId="77777777" w:rsidR="00896110" w:rsidRPr="00FB1057" w:rsidRDefault="00896110" w:rsidP="00896110">
      <w:pPr>
        <w:jc w:val="center"/>
      </w:pPr>
    </w:p>
    <w:p w14:paraId="7ACEF3A4" w14:textId="77777777" w:rsidR="00896110" w:rsidRPr="00A80218" w:rsidRDefault="00896110" w:rsidP="00896110">
      <w:pPr>
        <w:jc w:val="center"/>
        <w:rPr>
          <w:sz w:val="21"/>
          <w:szCs w:val="21"/>
        </w:rPr>
      </w:pPr>
    </w:p>
    <w:p w14:paraId="7065D2E9" w14:textId="77777777" w:rsidR="00896110" w:rsidRDefault="00896110" w:rsidP="00896110">
      <w:pPr>
        <w:jc w:val="center"/>
      </w:pPr>
      <w:r w:rsidRPr="00CF6D52">
        <w:rPr>
          <w:b/>
          <w:bCs/>
          <w:sz w:val="28"/>
          <w:szCs w:val="28"/>
        </w:rPr>
        <w:t>Giảng viên hướng dẫn: PSG</w:t>
      </w:r>
      <w:r w:rsidRPr="00CF6D52">
        <w:rPr>
          <w:b/>
          <w:bCs/>
          <w:sz w:val="28"/>
          <w:szCs w:val="28"/>
          <w:lang w:val="vi-VN"/>
        </w:rPr>
        <w:t>.TS HUỲNH TRUNG HIẾU</w:t>
      </w:r>
    </w:p>
    <w:p w14:paraId="0D592A10" w14:textId="77777777" w:rsidR="00896110" w:rsidRDefault="00896110" w:rsidP="00896110">
      <w:pPr>
        <w:jc w:val="center"/>
      </w:pPr>
    </w:p>
    <w:p w14:paraId="30AF4D34" w14:textId="77777777" w:rsidR="00896110" w:rsidRDefault="00896110" w:rsidP="00896110">
      <w:pPr>
        <w:rPr>
          <w:i/>
          <w:iCs/>
        </w:rPr>
      </w:pPr>
    </w:p>
    <w:p w14:paraId="50318FDE" w14:textId="77777777" w:rsidR="00896110" w:rsidRPr="007D5D01" w:rsidRDefault="00896110" w:rsidP="00896110">
      <w:pPr>
        <w:spacing w:before="60"/>
        <w:jc w:val="center"/>
      </w:pPr>
      <w:r w:rsidRPr="007D5D01">
        <w:rPr>
          <w:b/>
          <w:bCs/>
          <w:color w:val="000000"/>
        </w:rPr>
        <w:t xml:space="preserve">THÀNH PHỐ HỒ CHÍ MINH, THÁNG </w:t>
      </w:r>
      <w:r w:rsidRPr="00FB1057">
        <w:rPr>
          <w:b/>
          <w:bCs/>
          <w:color w:val="000000"/>
        </w:rPr>
        <w:t>5</w:t>
      </w:r>
      <w:r w:rsidRPr="007D5D01">
        <w:rPr>
          <w:b/>
          <w:bCs/>
          <w:color w:val="000000"/>
        </w:rPr>
        <w:t xml:space="preserve"> NĂM 2023</w:t>
      </w:r>
    </w:p>
    <w:p w14:paraId="2059CA42" w14:textId="410BF8F7" w:rsidR="00017377" w:rsidRDefault="006266A2" w:rsidP="004C76E8">
      <w:pPr>
        <w:ind w:left="3" w:hanging="3"/>
        <w:jc w:val="center"/>
        <w:rPr>
          <w:b/>
          <w:sz w:val="28"/>
          <w:szCs w:val="28"/>
        </w:rPr>
      </w:pPr>
      <w:r>
        <w:rPr>
          <w:i/>
        </w:rPr>
        <w:br w:type="page"/>
      </w:r>
      <w:r w:rsidR="00017377">
        <w:rPr>
          <w:b/>
          <w:sz w:val="28"/>
          <w:szCs w:val="28"/>
        </w:rPr>
        <w:lastRenderedPageBreak/>
        <w:t>INDUSTRIAL UNIVERSITY OF HO CHI MINH CITY</w:t>
      </w:r>
    </w:p>
    <w:p w14:paraId="2FB11A46" w14:textId="77777777" w:rsidR="00017377" w:rsidRDefault="00017377" w:rsidP="004C76E8">
      <w:pPr>
        <w:ind w:left="3" w:hanging="3"/>
        <w:jc w:val="center"/>
      </w:pPr>
      <w:r>
        <w:rPr>
          <w:b/>
          <w:sz w:val="28"/>
          <w:szCs w:val="28"/>
        </w:rPr>
        <w:t>FACULTY OF INFORMATION TECHNOLOGY</w:t>
      </w:r>
    </w:p>
    <w:p w14:paraId="3849B02B" w14:textId="4094C4CE" w:rsidR="00017377" w:rsidRPr="00896110" w:rsidRDefault="00017377" w:rsidP="004C76E8">
      <w:pPr>
        <w:ind w:left="3" w:hanging="3"/>
        <w:jc w:val="center"/>
        <w:rPr>
          <w:b/>
          <w:sz w:val="30"/>
          <w:szCs w:val="30"/>
        </w:rPr>
      </w:pPr>
      <w:r>
        <w:rPr>
          <w:b/>
          <w:sz w:val="30"/>
          <w:szCs w:val="30"/>
        </w:rPr>
        <w:t xml:space="preserve">- - - </w:t>
      </w:r>
      <w:r>
        <w:rPr>
          <w:rFonts w:ascii="Quattrocento Sans" w:eastAsia="Quattrocento Sans" w:hAnsi="Quattrocento Sans" w:cs="Quattrocento Sans"/>
          <w:b/>
          <w:sz w:val="30"/>
          <w:szCs w:val="30"/>
        </w:rPr>
        <w:t>🙞</w:t>
      </w:r>
      <w:r>
        <w:rPr>
          <w:b/>
          <w:sz w:val="30"/>
          <w:szCs w:val="30"/>
        </w:rPr>
        <w:t xml:space="preserve"> </w:t>
      </w:r>
      <w:r>
        <w:rPr>
          <w:rFonts w:ascii="Quattrocento Sans" w:eastAsia="Quattrocento Sans" w:hAnsi="Quattrocento Sans" w:cs="Quattrocento Sans"/>
          <w:b/>
          <w:sz w:val="30"/>
          <w:szCs w:val="30"/>
        </w:rPr>
        <w:t>🕮</w:t>
      </w:r>
      <w:r>
        <w:rPr>
          <w:sz w:val="32"/>
          <w:szCs w:val="32"/>
        </w:rPr>
        <w:t xml:space="preserve"> </w:t>
      </w:r>
      <w:r>
        <w:rPr>
          <w:rFonts w:ascii="Quattrocento Sans" w:eastAsia="Quattrocento Sans" w:hAnsi="Quattrocento Sans" w:cs="Quattrocento Sans"/>
          <w:b/>
          <w:sz w:val="30"/>
          <w:szCs w:val="30"/>
        </w:rPr>
        <w:t>🙜</w:t>
      </w:r>
      <w:r>
        <w:rPr>
          <w:b/>
          <w:sz w:val="30"/>
          <w:szCs w:val="30"/>
        </w:rPr>
        <w:t xml:space="preserve">  - - -</w:t>
      </w:r>
      <w:r>
        <w:rPr>
          <w:noProof/>
        </w:rPr>
        <w:drawing>
          <wp:anchor distT="0" distB="0" distL="114300" distR="114300" simplePos="0" relativeHeight="251595776" behindDoc="0" locked="0" layoutInCell="1" hidden="0" allowOverlap="1" wp14:anchorId="591173C9" wp14:editId="0D93C51B">
            <wp:simplePos x="0" y="0"/>
            <wp:positionH relativeFrom="column">
              <wp:posOffset>1430020</wp:posOffset>
            </wp:positionH>
            <wp:positionV relativeFrom="paragraph">
              <wp:posOffset>383540</wp:posOffset>
            </wp:positionV>
            <wp:extent cx="2720340" cy="1241425"/>
            <wp:effectExtent l="0" t="0" r="0" b="0"/>
            <wp:wrapTopAndBottom distT="0" distB="0"/>
            <wp:docPr id="1708272406" name="image3.png" descr="A picture containing logo, font, graphics,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logo, font, graphics, symbol&#10;&#10;Description automatically generated"/>
                    <pic:cNvPicPr preferRelativeResize="0"/>
                  </pic:nvPicPr>
                  <pic:blipFill>
                    <a:blip r:embed="rId9"/>
                    <a:srcRect/>
                    <a:stretch>
                      <a:fillRect/>
                    </a:stretch>
                  </pic:blipFill>
                  <pic:spPr>
                    <a:xfrm>
                      <a:off x="0" y="0"/>
                      <a:ext cx="2720340" cy="1241425"/>
                    </a:xfrm>
                    <a:prstGeom prst="rect">
                      <a:avLst/>
                    </a:prstGeom>
                    <a:ln/>
                  </pic:spPr>
                </pic:pic>
              </a:graphicData>
            </a:graphic>
          </wp:anchor>
        </w:drawing>
      </w:r>
    </w:p>
    <w:p w14:paraId="27B282DE" w14:textId="77777777" w:rsidR="004C76E8" w:rsidRDefault="004C76E8" w:rsidP="004C76E8">
      <w:pPr>
        <w:spacing w:before="120"/>
        <w:ind w:firstLine="567"/>
        <w:jc w:val="center"/>
        <w:rPr>
          <w:b/>
          <w:bCs/>
          <w:color w:val="000000"/>
          <w:sz w:val="28"/>
          <w:szCs w:val="28"/>
        </w:rPr>
      </w:pPr>
    </w:p>
    <w:p w14:paraId="50072D80" w14:textId="26F1DCDB" w:rsidR="00896110" w:rsidRDefault="00896110" w:rsidP="004C76E8">
      <w:pPr>
        <w:spacing w:before="120"/>
        <w:ind w:firstLine="567"/>
        <w:jc w:val="center"/>
        <w:rPr>
          <w:b/>
          <w:bCs/>
          <w:color w:val="000000"/>
          <w:sz w:val="28"/>
          <w:szCs w:val="28"/>
        </w:rPr>
      </w:pPr>
      <w:r>
        <w:rPr>
          <w:b/>
          <w:bCs/>
          <w:color w:val="000000"/>
          <w:sz w:val="28"/>
          <w:szCs w:val="28"/>
        </w:rPr>
        <w:t>NGUYỄN TUẤN SINH</w:t>
      </w:r>
    </w:p>
    <w:p w14:paraId="3E69683C" w14:textId="77777777" w:rsidR="00896110" w:rsidRDefault="00896110" w:rsidP="004C76E8">
      <w:pPr>
        <w:spacing w:before="120"/>
        <w:ind w:firstLine="567"/>
        <w:jc w:val="center"/>
        <w:rPr>
          <w:b/>
          <w:bCs/>
          <w:color w:val="000000"/>
          <w:sz w:val="28"/>
          <w:szCs w:val="28"/>
        </w:rPr>
      </w:pPr>
      <w:r>
        <w:rPr>
          <w:b/>
          <w:bCs/>
          <w:color w:val="000000"/>
          <w:sz w:val="28"/>
          <w:szCs w:val="28"/>
        </w:rPr>
        <w:t>TRỊNH NGỌC ĐỨC</w:t>
      </w:r>
    </w:p>
    <w:p w14:paraId="2E9BC3A0" w14:textId="77777777" w:rsidR="004C76E8" w:rsidRDefault="004C76E8" w:rsidP="004C76E8">
      <w:pPr>
        <w:spacing w:before="120"/>
        <w:ind w:firstLine="567"/>
        <w:jc w:val="center"/>
        <w:rPr>
          <w:b/>
          <w:bCs/>
          <w:color w:val="000000"/>
          <w:sz w:val="28"/>
          <w:szCs w:val="28"/>
        </w:rPr>
      </w:pPr>
    </w:p>
    <w:p w14:paraId="63C48FA1" w14:textId="5AB7EFC6" w:rsidR="0024328F" w:rsidRPr="007C74BB" w:rsidRDefault="0024328F" w:rsidP="004C76E8">
      <w:pPr>
        <w:pBdr>
          <w:top w:val="nil"/>
          <w:left w:val="nil"/>
          <w:bottom w:val="nil"/>
          <w:right w:val="nil"/>
          <w:between w:val="nil"/>
        </w:pBdr>
        <w:spacing w:before="120"/>
        <w:ind w:left="4" w:hanging="4"/>
        <w:jc w:val="center"/>
        <w:rPr>
          <w:b/>
          <w:bCs/>
          <w:sz w:val="40"/>
          <w:szCs w:val="40"/>
        </w:rPr>
      </w:pPr>
      <w:r w:rsidRPr="007C74BB">
        <w:rPr>
          <w:b/>
          <w:bCs/>
          <w:sz w:val="40"/>
          <w:szCs w:val="40"/>
        </w:rPr>
        <w:t>MASS CLASSIFICATION FOR CHEST X-RAY IMAGES USING DEEP LEARNING AND ENSEMBLE LEARNING TECHNIQUES</w:t>
      </w:r>
    </w:p>
    <w:p w14:paraId="374BDF72" w14:textId="77777777" w:rsidR="004C76E8" w:rsidRDefault="004C76E8" w:rsidP="004C76E8">
      <w:pPr>
        <w:keepNext/>
        <w:spacing w:before="120"/>
        <w:ind w:left="3" w:hanging="3"/>
        <w:jc w:val="center"/>
        <w:rPr>
          <w:b/>
          <w:sz w:val="28"/>
          <w:szCs w:val="28"/>
        </w:rPr>
      </w:pPr>
      <w:r w:rsidRPr="004C76E8">
        <w:rPr>
          <w:b/>
          <w:sz w:val="28"/>
          <w:szCs w:val="28"/>
        </w:rPr>
        <w:t>Major: Data Science</w:t>
      </w:r>
    </w:p>
    <w:p w14:paraId="1D96D01C" w14:textId="74C7DC99" w:rsidR="004C76E8" w:rsidRDefault="004C76E8" w:rsidP="004C76E8">
      <w:pPr>
        <w:ind w:left="4" w:hanging="4"/>
        <w:jc w:val="center"/>
        <w:rPr>
          <w:b/>
          <w:sz w:val="28"/>
          <w:szCs w:val="28"/>
        </w:rPr>
      </w:pPr>
    </w:p>
    <w:p w14:paraId="6A00018F" w14:textId="77777777" w:rsidR="004C76E8" w:rsidRPr="00F13A93" w:rsidRDefault="004C76E8" w:rsidP="004C76E8">
      <w:pPr>
        <w:jc w:val="center"/>
      </w:pPr>
      <w:r>
        <w:rPr>
          <w:b/>
          <w:bCs/>
          <w:color w:val="000000"/>
          <w:sz w:val="28"/>
          <w:szCs w:val="28"/>
        </w:rPr>
        <w:t>Supervisor</w:t>
      </w:r>
      <w:r>
        <w:t xml:space="preserve">: </w:t>
      </w:r>
      <w:r w:rsidRPr="004E784F">
        <w:rPr>
          <w:b/>
          <w:bCs/>
          <w:sz w:val="28"/>
          <w:szCs w:val="28"/>
        </w:rPr>
        <w:t>Dr. Huynh Trung Hieu</w:t>
      </w:r>
    </w:p>
    <w:p w14:paraId="13F6F3DA" w14:textId="77777777" w:rsidR="004C76E8" w:rsidRPr="006266A2" w:rsidRDefault="004C76E8" w:rsidP="003C3CC7">
      <w:pPr>
        <w:keepNext/>
        <w:spacing w:before="120"/>
        <w:rPr>
          <w:sz w:val="28"/>
          <w:szCs w:val="28"/>
        </w:rPr>
      </w:pPr>
    </w:p>
    <w:p w14:paraId="00B59371" w14:textId="77777777" w:rsidR="004C76E8" w:rsidRPr="007D5D01" w:rsidRDefault="004C76E8" w:rsidP="004C76E8">
      <w:pPr>
        <w:spacing w:before="60"/>
        <w:jc w:val="center"/>
      </w:pPr>
      <w:r w:rsidRPr="007D5D01">
        <w:rPr>
          <w:b/>
          <w:bCs/>
          <w:color w:val="000000"/>
        </w:rPr>
        <w:t xml:space="preserve">THÀNH PHỐ HỒ CHÍ MINH, THÁNG </w:t>
      </w:r>
      <w:r w:rsidRPr="00FB1057">
        <w:rPr>
          <w:b/>
          <w:bCs/>
          <w:color w:val="000000"/>
        </w:rPr>
        <w:t>5</w:t>
      </w:r>
      <w:r w:rsidRPr="007D5D01">
        <w:rPr>
          <w:b/>
          <w:bCs/>
          <w:color w:val="000000"/>
        </w:rPr>
        <w:t xml:space="preserve"> NĂM 2023</w:t>
      </w:r>
    </w:p>
    <w:p w14:paraId="10A63F04" w14:textId="77777777" w:rsidR="006266A2" w:rsidRDefault="006266A2" w:rsidP="00017377">
      <w:pPr>
        <w:ind w:left="3" w:hanging="3"/>
        <w:jc w:val="center"/>
        <w:rPr>
          <w:b/>
          <w:sz w:val="32"/>
          <w:szCs w:val="32"/>
          <w:highlight w:val="white"/>
        </w:rPr>
      </w:pPr>
      <w:r>
        <w:rPr>
          <w:b/>
          <w:sz w:val="32"/>
          <w:szCs w:val="32"/>
          <w:highlight w:val="white"/>
        </w:rPr>
        <w:br w:type="page"/>
      </w:r>
    </w:p>
    <w:p w14:paraId="38C533C2" w14:textId="00387327" w:rsidR="00017377" w:rsidRDefault="00017377" w:rsidP="00017377">
      <w:pPr>
        <w:ind w:left="3" w:hanging="3"/>
        <w:jc w:val="center"/>
        <w:rPr>
          <w:b/>
          <w:sz w:val="32"/>
          <w:szCs w:val="32"/>
          <w:highlight w:val="white"/>
        </w:rPr>
      </w:pPr>
      <w:r>
        <w:rPr>
          <w:b/>
          <w:sz w:val="32"/>
          <w:szCs w:val="32"/>
          <w:highlight w:val="white"/>
        </w:rPr>
        <w:lastRenderedPageBreak/>
        <w:t>CONTENT SUMMARY</w:t>
      </w:r>
    </w:p>
    <w:p w14:paraId="005F64C9" w14:textId="40CEF604" w:rsidR="00017377" w:rsidRPr="009F5F7A" w:rsidRDefault="00017377" w:rsidP="00926014">
      <w:bookmarkStart w:id="1" w:name="_heading=h.1fob9te" w:colFirst="0" w:colLast="0"/>
      <w:bookmarkEnd w:id="1"/>
      <w:r w:rsidRPr="009F5F7A">
        <w:t xml:space="preserve">Title: </w:t>
      </w:r>
      <w:r w:rsidR="0024328F">
        <w:t>M</w:t>
      </w:r>
      <w:r w:rsidRPr="009F5F7A">
        <w:t>ass</w:t>
      </w:r>
      <w:r w:rsidR="0024328F">
        <w:t xml:space="preserve"> classification</w:t>
      </w:r>
      <w:r w:rsidRPr="009F5F7A">
        <w:t xml:space="preserve"> using deep learning and ensemble learning techniques.</w:t>
      </w:r>
    </w:p>
    <w:p w14:paraId="66AA152F" w14:textId="77777777" w:rsidR="00017377" w:rsidRPr="009F5F7A" w:rsidRDefault="00017377" w:rsidP="00926014">
      <w:r w:rsidRPr="009F5F7A">
        <w:t>Abstract:</w:t>
      </w:r>
    </w:p>
    <w:p w14:paraId="25FBA5B0" w14:textId="5A1B187C" w:rsidR="00017377" w:rsidRPr="009F5F7A" w:rsidRDefault="00574AF2">
      <w:pPr>
        <w:pPrChange w:id="2" w:author="Hieu Huynh" w:date="2023-05-17T08:38:00Z">
          <w:pPr>
            <w:ind w:left="3" w:hanging="3"/>
          </w:pPr>
        </w:pPrChange>
      </w:pPr>
      <w:r>
        <w:t>B</w:t>
      </w:r>
      <w:r w:rsidR="00017377" w:rsidRPr="009F5F7A">
        <w:t>reast cancer is the leading cause of cancer-related deaths among women worldwide. Early detection of breast cancer is critical for effective treatment. Mammography is a widely used screening tool for breast cancer, and the detection of masses in mammograms is one of the key tasks for radiologists. However, the manual interpretation of mammograms is time-consuming and prone to human errors. Therefore, there is a need for automated systems to assist radiologists in detecting breast masses.</w:t>
      </w:r>
      <w:del w:id="3" w:author="Hieu Huynh" w:date="2023-05-17T08:39:00Z">
        <w:r w:rsidR="00017377" w:rsidRPr="009F5F7A" w:rsidDel="00574AF2">
          <w:delText>.</w:delText>
        </w:r>
      </w:del>
    </w:p>
    <w:p w14:paraId="7C8BBC68" w14:textId="16489042" w:rsidR="00017377" w:rsidRPr="009F5F7A" w:rsidRDefault="00574AF2">
      <w:pPr>
        <w:pPrChange w:id="4" w:author="Hieu Huynh" w:date="2023-05-17T08:44:00Z">
          <w:pPr>
            <w:ind w:left="3" w:hanging="3"/>
          </w:pPr>
        </w:pPrChange>
      </w:pPr>
      <w:r>
        <w:t>In this thesis,</w:t>
      </w:r>
      <w:r w:rsidR="00017377" w:rsidRPr="009F5F7A">
        <w:t xml:space="preserve"> YOLOv5 model, LSTM deep learning model, ResNet50, CNN and Decision Tree model combined with Gradient Boosting</w:t>
      </w:r>
      <w:r>
        <w:t xml:space="preserve"> are applied for mass classification.</w:t>
      </w:r>
    </w:p>
    <w:p w14:paraId="70BC8C08" w14:textId="6C93FE9B" w:rsidR="00017377" w:rsidRDefault="00574AF2" w:rsidP="002E1F1C">
      <w:pPr>
        <w:rPr>
          <w:sz w:val="28"/>
          <w:szCs w:val="28"/>
        </w:rPr>
      </w:pPr>
      <w:r>
        <w:t>T</w:t>
      </w:r>
      <w:r w:rsidR="00017377" w:rsidRPr="009F5F7A">
        <w:t>he</w:t>
      </w:r>
      <w:r w:rsidR="009B2A71">
        <w:t xml:space="preserve"> </w:t>
      </w:r>
      <w:r w:rsidR="00017377" w:rsidRPr="009F5F7A">
        <w:t>yolov5</w:t>
      </w:r>
      <w:r w:rsidR="009B2A71">
        <w:t xml:space="preserve"> </w:t>
      </w:r>
      <w:r>
        <w:t xml:space="preserve">based </w:t>
      </w:r>
      <w:r w:rsidR="00017377" w:rsidRPr="009F5F7A">
        <w:t xml:space="preserve">method achieved average results with precision, recall, mAP </w:t>
      </w:r>
      <w:r>
        <w:t>0</w:t>
      </w:r>
      <w:r w:rsidR="00017377" w:rsidRPr="009F5F7A">
        <w:t xml:space="preserve">.5 and mAP </w:t>
      </w:r>
      <w:r>
        <w:t>0</w:t>
      </w:r>
      <w:r w:rsidR="00017377" w:rsidRPr="009F5F7A">
        <w:t>.95 measures of 97%, 84%, 91%, 86%, respectively</w:t>
      </w:r>
      <w:r w:rsidR="00760D1A">
        <w:t xml:space="preserve"> for the lesion detect phase, respectively and not hurt</w:t>
      </w:r>
      <w:r w:rsidR="00017377" w:rsidRPr="009F5F7A">
        <w:t xml:space="preserve">. </w:t>
      </w:r>
      <w:r w:rsidR="002E1F1C" w:rsidRPr="002E1F1C">
        <w:t xml:space="preserve">for the stage, using the </w:t>
      </w:r>
      <w:r w:rsidR="00DC0DCE">
        <w:t>Resnet50</w:t>
      </w:r>
      <w:r w:rsidR="002E1F1C" w:rsidRPr="002E1F1C">
        <w:t xml:space="preserve"> model to classify lesions as benign or malignant on average, the results are achieved with an accuracy of </w:t>
      </w:r>
      <w:r w:rsidR="006E0C41">
        <w:t>73</w:t>
      </w:r>
      <w:r w:rsidR="002E1F1C" w:rsidRPr="002E1F1C">
        <w:t>%</w:t>
      </w:r>
      <w:ins w:id="5" w:author="Hieu Huynh" w:date="2023-05-17T08:45:00Z">
        <w:r>
          <w:rPr>
            <w:sz w:val="28"/>
            <w:szCs w:val="28"/>
          </w:rPr>
          <w:br w:type="page"/>
        </w:r>
      </w:ins>
    </w:p>
    <w:p w14:paraId="6C475F5E" w14:textId="4469819C" w:rsidR="00017377" w:rsidRDefault="00017377" w:rsidP="00017377">
      <w:pPr>
        <w:shd w:val="clear" w:color="auto" w:fill="FFFFFF"/>
        <w:ind w:left="3" w:hanging="3"/>
        <w:jc w:val="center"/>
        <w:rPr>
          <w:color w:val="000000"/>
          <w:sz w:val="28"/>
          <w:szCs w:val="28"/>
        </w:rPr>
      </w:pPr>
      <w:r>
        <w:rPr>
          <w:b/>
          <w:color w:val="000000"/>
          <w:sz w:val="28"/>
          <w:szCs w:val="28"/>
        </w:rPr>
        <w:lastRenderedPageBreak/>
        <w:t>LỜI CAM ĐOAN</w:t>
      </w:r>
    </w:p>
    <w:p w14:paraId="66400E65" w14:textId="4AF2312D" w:rsidR="00017377" w:rsidRDefault="00017377" w:rsidP="00572F57">
      <w:r>
        <w:t>Tác giả xin c</w:t>
      </w:r>
      <w:r w:rsidR="002C6DBA">
        <w:t>am</w:t>
      </w:r>
      <w:r>
        <w:t xml:space="preserve"> đoan đây là công trình nghiên cứu của riêng tác giả.</w:t>
      </w:r>
      <w:r w:rsidR="007D5AD8">
        <w:t xml:space="preserve"> </w:t>
      </w:r>
      <w:r>
        <w:t>Các số liệu, kết quả trong khóa luận tốt nghiệp này là tác giả tự thu</w:t>
      </w:r>
      <w:r w:rsidR="007D5AD8">
        <w:t xml:space="preserve"> </w:t>
      </w:r>
      <w:r>
        <w:t>thập, trích dẫn, tuyệt đối không sao chép từ bất kì một tài liệu nào.</w:t>
      </w:r>
    </w:p>
    <w:p w14:paraId="209C99D9" w14:textId="78657214" w:rsidR="00017377" w:rsidRDefault="00017377" w:rsidP="00572F57">
      <w:r>
        <w:t>Tác giả cam kết sẽ hoàn thành khóa luận của mình với tất cả nỗ lực và tâ</w:t>
      </w:r>
      <w:r w:rsidR="007D5AD8">
        <w:t xml:space="preserve">m </w:t>
      </w:r>
      <w:r>
        <w:t>huyết của mình, tuân thủ các quy định và tiêu chuẩn của trường đề ra. Tác giả sẽ đưa ra những kết quả nghiên cứu chính xác và khách quan nhất có thể, và đảm bảo tính trung thực của tất cả dữ liệu và thông tin được sử dụng.</w:t>
      </w:r>
    </w:p>
    <w:p w14:paraId="117CAD54" w14:textId="61DB288A" w:rsidR="00017377" w:rsidRDefault="00017377" w:rsidP="00572F57">
      <w:r>
        <w:t>Tôi tin rằng khóa luận của mình sẽ đóng góp một phần nhỏ vào việc phát triển và nâng cao chất lượng của giáo dục và nghiên cứu tại trường.</w:t>
      </w:r>
    </w:p>
    <w:p w14:paraId="77122FF3" w14:textId="77777777" w:rsidR="00017377" w:rsidRDefault="00017377" w:rsidP="00572F57">
      <w:r>
        <w:t>Xin chân thành cảm ơn sự hỗ trợ của Ban Giám Hiệu và Hội Đồng Tốt Nghiệp.</w:t>
      </w:r>
    </w:p>
    <w:p w14:paraId="0FC68593" w14:textId="77777777" w:rsidR="00017377" w:rsidRDefault="00017377" w:rsidP="00572F57"/>
    <w:p w14:paraId="4DFF1B76" w14:textId="77777777" w:rsidR="00017377" w:rsidRDefault="00017377" w:rsidP="00572F57">
      <w:r>
        <w:t>Trân trọng,</w:t>
      </w:r>
    </w:p>
    <w:p w14:paraId="4ECD6D82" w14:textId="77777777" w:rsidR="00017377" w:rsidRDefault="00017377" w:rsidP="0021544F">
      <w:pPr>
        <w:shd w:val="clear" w:color="auto" w:fill="FFFFFF"/>
        <w:ind w:left="5760" w:firstLine="720"/>
        <w:rPr>
          <w:color w:val="000000"/>
          <w:sz w:val="28"/>
          <w:szCs w:val="28"/>
        </w:rPr>
      </w:pPr>
      <w:r>
        <w:rPr>
          <w:color w:val="000000"/>
          <w:sz w:val="28"/>
          <w:szCs w:val="28"/>
        </w:rPr>
        <w:t>Sinh viên</w:t>
      </w:r>
    </w:p>
    <w:p w14:paraId="39EF06CB" w14:textId="77777777" w:rsidR="00017377" w:rsidRDefault="00017377" w:rsidP="00017377">
      <w:pPr>
        <w:shd w:val="clear" w:color="auto" w:fill="FFFFFF"/>
        <w:ind w:left="3" w:hanging="3"/>
        <w:rPr>
          <w:color w:val="000000"/>
          <w:sz w:val="28"/>
          <w:szCs w:val="28"/>
        </w:rPr>
      </w:pPr>
      <w:r>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Nguyễn Tuấn Sinh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000000"/>
          <w:sz w:val="28"/>
          <w:szCs w:val="28"/>
        </w:rPr>
        <w:tab/>
        <w:t xml:space="preserve">   Trịnh Ngọc Đức</w:t>
      </w:r>
      <w:r>
        <w:br w:type="page"/>
      </w:r>
    </w:p>
    <w:p w14:paraId="21E4692C" w14:textId="77777777" w:rsidR="00017377" w:rsidRDefault="00017377" w:rsidP="00017377">
      <w:pPr>
        <w:shd w:val="clear" w:color="auto" w:fill="FFFFFF"/>
        <w:ind w:left="3" w:hanging="3"/>
        <w:jc w:val="center"/>
        <w:rPr>
          <w:sz w:val="28"/>
          <w:szCs w:val="28"/>
        </w:rPr>
      </w:pPr>
      <w:r>
        <w:rPr>
          <w:b/>
          <w:sz w:val="28"/>
          <w:szCs w:val="28"/>
        </w:rPr>
        <w:lastRenderedPageBreak/>
        <w:t>LỜI CÁM ƠN</w:t>
      </w:r>
    </w:p>
    <w:p w14:paraId="66378CD8" w14:textId="5BE8AFEB" w:rsidR="00017377" w:rsidRDefault="00017377" w:rsidP="00572F57">
      <w:r>
        <w:t>Sau một khoảng thời gian tìm tòi và nghiên cứu, tác giả đã hoàn thành đề tài khóa luận tốt nghiệp của mình. Để thực hiện được đề tài này, tác giả nhận được rất nhiều sự giúp đỡ, hướng dẫn tận tâm của Thầy cô,</w:t>
      </w:r>
      <w:r w:rsidR="00DE360C">
        <w:t xml:space="preserve"> </w:t>
      </w:r>
      <w:r>
        <w:t>bạn bè toàn thể sinh viên Trường Đại học Công nghiệp Thành phố Hồ Chí Minh đã hỗ trợ thực hiện khảo sát để đạt được những kết quả trung thực nhất.</w:t>
      </w:r>
    </w:p>
    <w:p w14:paraId="6AC315DE" w14:textId="4F601485" w:rsidR="00017377" w:rsidRDefault="00017377" w:rsidP="00572F57">
      <w:r>
        <w:t>Trước hết, tác giả xin chân thành cảm ơn quý thầy cô Trường Đại học Công nghiệp Thành phố Hồ Chí Minh nói chung và quý thầy cô khoa Công nghệ thông tin nói riêng đã tận tâm truyền đạt kiến thức, kỹ năng cần thiết cho tác giả trong suốt hơn 4 năm qua. Đó là nền tảng vững chắc để tác giả có thể hoàn thành bài luận văn này.</w:t>
      </w:r>
    </w:p>
    <w:p w14:paraId="59B5DC6C" w14:textId="454CD36A" w:rsidR="00017377" w:rsidRDefault="00017377" w:rsidP="00572F57">
      <w:r>
        <w:t>Đặc biệt, tác giả xin gửi lời cảm ơn chân thành đến Thầy PGS.TS Huỳnh Trung Hiếu trong suốt thời gian thực hiện khóa luận. Mặc dù bận rộn với công tác giảng dạy, nhưng thầy luôn dành những thời gian rảnh quý báu của mình để có những định hướng, hướng dẫn sát sao, cụ thể trong quá trình thực hiện khóa luận.</w:t>
      </w:r>
    </w:p>
    <w:p w14:paraId="30D60E67" w14:textId="77777777" w:rsidR="00017377" w:rsidRDefault="00017377" w:rsidP="00572F57">
      <w:r>
        <w:t>Với thời gian hạn hẹp và năng lực bản thân còn nhiều hạn chế trong khi đề tài nghiên cứu khá rộng lớn. Việc gặp phải những sai sót hay đánh giá, nhận xét chưa sâu sắc, đầy đủ về vấn đề đang được nghiên cứu là điều không thể tránh khỏi, tác giả rất mong nhận được những lời đóng góp, nhận xét từ quý thầy cô. Sự đóng góp, nhận xét của quý thầy cô sẽ giúp tác giả hoàn thiện hơn đề tài này.</w:t>
      </w:r>
    </w:p>
    <w:p w14:paraId="1EF33FDD" w14:textId="77777777" w:rsidR="00017377" w:rsidRDefault="00017377" w:rsidP="00572F57"/>
    <w:p w14:paraId="3AF801BF" w14:textId="760B4B61" w:rsidR="00017377" w:rsidRPr="009B2A71" w:rsidRDefault="00017377" w:rsidP="00572F57">
      <w:r>
        <w:t>Tác giả xin chân thành cảm ơn!</w:t>
      </w:r>
      <w:r>
        <w:br w:type="page"/>
      </w:r>
    </w:p>
    <w:p w14:paraId="5767D673" w14:textId="77777777" w:rsidR="00017377" w:rsidRDefault="00017377" w:rsidP="00017377">
      <w:pPr>
        <w:shd w:val="clear" w:color="auto" w:fill="FFFFFF"/>
        <w:ind w:left="3" w:hanging="3"/>
        <w:jc w:val="center"/>
        <w:rPr>
          <w:color w:val="000000"/>
        </w:rPr>
      </w:pPr>
      <w:r>
        <w:rPr>
          <w:b/>
          <w:color w:val="000000"/>
        </w:rPr>
        <w:lastRenderedPageBreak/>
        <w:t>NHẬN XÉT CỦA GIẢNG VIÊN HƯỚNG DẪN</w:t>
      </w:r>
    </w:p>
    <w:p w14:paraId="459AE05B" w14:textId="638BFEDD" w:rsidR="00017377" w:rsidRDefault="00017377" w:rsidP="00017377">
      <w:pPr>
        <w:shd w:val="clear" w:color="auto" w:fill="FFFFFF"/>
        <w:ind w:left="3" w:hanging="3"/>
        <w:jc w:val="center"/>
      </w:pPr>
      <w:r>
        <w:rPr>
          <w:color w:val="000000"/>
        </w:rPr>
        <w:t>...........................................................................................................................................................................................................................................................................................................................................................................................................................</w:t>
      </w:r>
      <w:r>
        <w:t>...............................................................................................................................................................</w:t>
      </w:r>
      <w:r>
        <w:rPr>
          <w:color w:val="000000"/>
        </w:rPr>
        <w:t>.....................................................................................................................................................................................................................................................................................................................................................................................................................................................................................................................................................................................................................................................................................................................................................................................................................................................................................................................................................................................................................................................................................................................................................................................................................................................................................................................................................................................................................................................................................................................................................................................................................................................</w:t>
      </w:r>
      <w:r>
        <w:t>...................................................................................................................................................................................................................................................................................................................................................................................................................................................................................................................................................................................................................................................................................................</w:t>
      </w:r>
    </w:p>
    <w:p w14:paraId="619DD015" w14:textId="431DF0FD" w:rsidR="00017377" w:rsidRDefault="00017377" w:rsidP="00017377">
      <w:pPr>
        <w:shd w:val="clear" w:color="auto" w:fill="FFFFFF"/>
        <w:ind w:left="3" w:hanging="3"/>
        <w:jc w:val="right"/>
        <w:rPr>
          <w:color w:val="000000"/>
        </w:rPr>
      </w:pPr>
      <w:r>
        <w:rPr>
          <w:color w:val="000000"/>
        </w:rPr>
        <w:t>Tp. HCM, ngày</w:t>
      </w:r>
      <w:proofErr w:type="gramStart"/>
      <w:r>
        <w:rPr>
          <w:color w:val="000000"/>
        </w:rPr>
        <w:t>.....</w:t>
      </w:r>
      <w:proofErr w:type="gramEnd"/>
      <w:r>
        <w:rPr>
          <w:color w:val="000000"/>
        </w:rPr>
        <w:t xml:space="preserve"> tháng</w:t>
      </w:r>
      <w:proofErr w:type="gramStart"/>
      <w:r>
        <w:rPr>
          <w:color w:val="000000"/>
        </w:rPr>
        <w:t>…..</w:t>
      </w:r>
      <w:proofErr w:type="gramEnd"/>
      <w:r>
        <w:rPr>
          <w:color w:val="000000"/>
        </w:rPr>
        <w:t xml:space="preserve"> năm</w:t>
      </w:r>
      <w:r w:rsidR="00010896">
        <w:rPr>
          <w:color w:val="000000"/>
        </w:rPr>
        <w:t xml:space="preserve"> </w:t>
      </w:r>
      <w:r>
        <w:rPr>
          <w:color w:val="000000"/>
        </w:rPr>
        <w:t>2023</w:t>
      </w:r>
    </w:p>
    <w:p w14:paraId="7E44AB56" w14:textId="77777777" w:rsidR="00017377" w:rsidRDefault="00017377" w:rsidP="00017377">
      <w:pPr>
        <w:shd w:val="clear" w:color="auto" w:fill="FFFFFF"/>
        <w:ind w:left="3" w:hanging="3"/>
        <w:jc w:val="center"/>
        <w:rPr>
          <w:b/>
          <w:color w:val="000000"/>
        </w:rPr>
      </w:pPr>
    </w:p>
    <w:p w14:paraId="2B6E1028" w14:textId="77777777" w:rsidR="00017377" w:rsidRDefault="00017377" w:rsidP="00017377">
      <w:pPr>
        <w:shd w:val="clear" w:color="auto" w:fill="FFFFFF"/>
        <w:ind w:left="3" w:hanging="3"/>
        <w:jc w:val="center"/>
        <w:rPr>
          <w:b/>
          <w:color w:val="000000"/>
        </w:rPr>
      </w:pPr>
    </w:p>
    <w:p w14:paraId="336787B5" w14:textId="77777777" w:rsidR="001F357E" w:rsidRDefault="001F357E" w:rsidP="00017377">
      <w:pPr>
        <w:shd w:val="clear" w:color="auto" w:fill="FFFFFF"/>
        <w:ind w:left="3" w:hanging="3"/>
        <w:jc w:val="center"/>
        <w:rPr>
          <w:b/>
          <w:color w:val="000000"/>
        </w:rPr>
      </w:pPr>
    </w:p>
    <w:p w14:paraId="086C141E" w14:textId="77777777" w:rsidR="00017377" w:rsidRDefault="00017377" w:rsidP="00017377">
      <w:pPr>
        <w:shd w:val="clear" w:color="auto" w:fill="FFFFFF"/>
        <w:ind w:left="3" w:hanging="3"/>
        <w:jc w:val="center"/>
        <w:rPr>
          <w:color w:val="000000"/>
        </w:rPr>
      </w:pPr>
      <w:r>
        <w:rPr>
          <w:b/>
          <w:color w:val="000000"/>
        </w:rPr>
        <w:lastRenderedPageBreak/>
        <w:t>NHẬN XÉT CỦA GIẢNG VIÊN PHẢN BIỆN</w:t>
      </w:r>
    </w:p>
    <w:p w14:paraId="354C80B7" w14:textId="0A28EB41" w:rsidR="00017377" w:rsidRDefault="00017377" w:rsidP="00017377">
      <w:pPr>
        <w:shd w:val="clear" w:color="auto" w:fill="FFFFFF"/>
        <w:ind w:left="3" w:hanging="3"/>
      </w:pPr>
      <w:r>
        <w:rPr>
          <w:color w:val="000000"/>
        </w:rPr>
        <w:t>...............................................................................................................................................................</w:t>
      </w:r>
      <w:r>
        <w:t>..............................................................................................................................................................................................................................................................................................................................</w:t>
      </w:r>
      <w:r>
        <w:rPr>
          <w:color w:val="000000"/>
        </w:rPr>
        <w:t>.................................................................................................................................................................................................................................................................................................................................................................................................................................................................................................................................................................................................................................................................................................................................................................................................................................................................................................................................................................................................................................................................................................................................................................................................................................................................................................................................................................................................................................................................................................................................................................................................................................................................................................................................................................................................................................................................................................................................................................................................................................</w:t>
      </w:r>
      <w:r>
        <w:t>....................................................................................................................................................</w:t>
      </w:r>
    </w:p>
    <w:p w14:paraId="52F2C0B3" w14:textId="193FE416" w:rsidR="00017377" w:rsidRDefault="00017377" w:rsidP="00017377">
      <w:pPr>
        <w:shd w:val="clear" w:color="auto" w:fill="FFFFFF"/>
        <w:ind w:left="3" w:hanging="3"/>
        <w:jc w:val="right"/>
        <w:rPr>
          <w:color w:val="000000"/>
        </w:rPr>
      </w:pPr>
      <w:r>
        <w:rPr>
          <w:color w:val="000000"/>
        </w:rPr>
        <w:t>Tp. HCM, ngày</w:t>
      </w:r>
      <w:proofErr w:type="gramStart"/>
      <w:r>
        <w:rPr>
          <w:color w:val="000000"/>
        </w:rPr>
        <w:t>.....</w:t>
      </w:r>
      <w:proofErr w:type="gramEnd"/>
      <w:r>
        <w:rPr>
          <w:color w:val="000000"/>
        </w:rPr>
        <w:t xml:space="preserve"> tháng</w:t>
      </w:r>
      <w:proofErr w:type="gramStart"/>
      <w:r>
        <w:rPr>
          <w:color w:val="000000"/>
        </w:rPr>
        <w:t>…..</w:t>
      </w:r>
      <w:proofErr w:type="gramEnd"/>
      <w:r>
        <w:rPr>
          <w:color w:val="000000"/>
        </w:rPr>
        <w:t xml:space="preserve"> năm</w:t>
      </w:r>
      <w:r w:rsidR="00010896">
        <w:rPr>
          <w:color w:val="000000"/>
        </w:rPr>
        <w:t xml:space="preserve"> </w:t>
      </w:r>
      <w:r>
        <w:rPr>
          <w:color w:val="000000"/>
        </w:rPr>
        <w:t>2023</w:t>
      </w:r>
    </w:p>
    <w:p w14:paraId="7EA72D23" w14:textId="77777777" w:rsidR="005A6791" w:rsidRDefault="005A6791" w:rsidP="005A6791">
      <w:pPr>
        <w:shd w:val="clear" w:color="auto" w:fill="FFFFFF"/>
        <w:ind w:left="3" w:hanging="3"/>
        <w:jc w:val="center"/>
        <w:rPr>
          <w:b/>
          <w:color w:val="000000"/>
        </w:rPr>
      </w:pPr>
    </w:p>
    <w:p w14:paraId="6E7B8616" w14:textId="77777777" w:rsidR="005A6791" w:rsidRDefault="005A6791" w:rsidP="005A6791">
      <w:pPr>
        <w:shd w:val="clear" w:color="auto" w:fill="FFFFFF"/>
        <w:ind w:left="3" w:hanging="3"/>
        <w:jc w:val="center"/>
        <w:rPr>
          <w:b/>
          <w:color w:val="000000"/>
        </w:rPr>
      </w:pPr>
    </w:p>
    <w:p w14:paraId="13D3D9D4" w14:textId="77777777" w:rsidR="005A6791" w:rsidRDefault="005A6791" w:rsidP="005A6791">
      <w:pPr>
        <w:shd w:val="clear" w:color="auto" w:fill="FFFFFF"/>
        <w:ind w:left="3" w:hanging="3"/>
        <w:jc w:val="center"/>
        <w:rPr>
          <w:b/>
          <w:color w:val="000000"/>
        </w:rPr>
      </w:pPr>
    </w:p>
    <w:p w14:paraId="45D77329" w14:textId="77777777" w:rsidR="00017377" w:rsidRDefault="00017377" w:rsidP="00017377">
      <w:pPr>
        <w:shd w:val="clear" w:color="auto" w:fill="FFFFFF"/>
        <w:ind w:left="4323" w:firstLine="717"/>
        <w:jc w:val="center"/>
        <w:rPr>
          <w:color w:val="000000"/>
        </w:rPr>
      </w:pPr>
      <w:r>
        <w:rPr>
          <w:color w:val="000000"/>
        </w:rPr>
        <w:t>Giảng viên phản biện</w:t>
      </w:r>
      <w:r>
        <w:br w:type="page"/>
      </w:r>
    </w:p>
    <w:p w14:paraId="7569C774" w14:textId="77777777" w:rsidR="00017377" w:rsidRDefault="00017377" w:rsidP="00017377">
      <w:pPr>
        <w:shd w:val="clear" w:color="auto" w:fill="FFFFFF"/>
        <w:ind w:left="3" w:hanging="3"/>
        <w:jc w:val="center"/>
        <w:rPr>
          <w:color w:val="000000"/>
          <w:sz w:val="28"/>
          <w:szCs w:val="28"/>
        </w:rPr>
      </w:pPr>
      <w:r>
        <w:rPr>
          <w:b/>
          <w:color w:val="000000"/>
          <w:sz w:val="28"/>
          <w:szCs w:val="28"/>
        </w:rPr>
        <w:lastRenderedPageBreak/>
        <w:t>MỤC LỤC</w:t>
      </w:r>
    </w:p>
    <w:p w14:paraId="6048F191" w14:textId="77777777" w:rsidR="002A5ACF" w:rsidRDefault="00017377" w:rsidP="002A5ACF">
      <w:pPr>
        <w:tabs>
          <w:tab w:val="left" w:pos="2520"/>
          <w:tab w:val="center" w:pos="4394"/>
        </w:tabs>
        <w:ind w:left="3" w:hanging="3"/>
        <w:rPr>
          <w:noProof/>
        </w:rPr>
      </w:pPr>
      <w:r>
        <w:tab/>
      </w:r>
      <w:r w:rsidR="002A5ACF">
        <w:fldChar w:fldCharType="begin"/>
      </w:r>
      <w:r w:rsidR="002A5ACF">
        <w:instrText xml:space="preserve"> TOC \o "1-3" \h \z \u </w:instrText>
      </w:r>
      <w:r w:rsidR="002A5ACF">
        <w:fldChar w:fldCharType="separate"/>
      </w:r>
    </w:p>
    <w:p w14:paraId="5834E6E2" w14:textId="4475F73E" w:rsidR="002A5ACF" w:rsidRDefault="002A5ACF">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793" w:history="1">
        <w:r w:rsidRPr="008314DC">
          <w:rPr>
            <w:rStyle w:val="Hyperlink"/>
            <w:noProof/>
            <w:highlight w:val="white"/>
          </w:rPr>
          <w:t>CHƯƠNG I: GIỚI THIỆU</w:t>
        </w:r>
        <w:r>
          <w:rPr>
            <w:noProof/>
            <w:webHidden/>
          </w:rPr>
          <w:tab/>
        </w:r>
        <w:r>
          <w:rPr>
            <w:noProof/>
            <w:webHidden/>
          </w:rPr>
          <w:fldChar w:fldCharType="begin"/>
        </w:r>
        <w:r>
          <w:rPr>
            <w:noProof/>
            <w:webHidden/>
          </w:rPr>
          <w:instrText xml:space="preserve"> PAGEREF _Toc135856793 \h </w:instrText>
        </w:r>
        <w:r>
          <w:rPr>
            <w:noProof/>
            <w:webHidden/>
          </w:rPr>
        </w:r>
        <w:r>
          <w:rPr>
            <w:noProof/>
            <w:webHidden/>
          </w:rPr>
          <w:fldChar w:fldCharType="separate"/>
        </w:r>
        <w:r>
          <w:rPr>
            <w:noProof/>
            <w:webHidden/>
          </w:rPr>
          <w:t>1</w:t>
        </w:r>
        <w:r>
          <w:rPr>
            <w:noProof/>
            <w:webHidden/>
          </w:rPr>
          <w:fldChar w:fldCharType="end"/>
        </w:r>
      </w:hyperlink>
    </w:p>
    <w:p w14:paraId="008A4E90" w14:textId="34D83EB4"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794" w:history="1">
        <w:r w:rsidRPr="008314DC">
          <w:rPr>
            <w:rStyle w:val="Hyperlink"/>
            <w:noProof/>
          </w:rPr>
          <w:t>1.1 Tổng quan</w:t>
        </w:r>
        <w:r>
          <w:rPr>
            <w:noProof/>
            <w:webHidden/>
          </w:rPr>
          <w:tab/>
        </w:r>
        <w:r>
          <w:rPr>
            <w:noProof/>
            <w:webHidden/>
          </w:rPr>
          <w:fldChar w:fldCharType="begin"/>
        </w:r>
        <w:r>
          <w:rPr>
            <w:noProof/>
            <w:webHidden/>
          </w:rPr>
          <w:instrText xml:space="preserve"> PAGEREF _Toc135856794 \h </w:instrText>
        </w:r>
        <w:r>
          <w:rPr>
            <w:noProof/>
            <w:webHidden/>
          </w:rPr>
        </w:r>
        <w:r>
          <w:rPr>
            <w:noProof/>
            <w:webHidden/>
          </w:rPr>
          <w:fldChar w:fldCharType="separate"/>
        </w:r>
        <w:r>
          <w:rPr>
            <w:noProof/>
            <w:webHidden/>
          </w:rPr>
          <w:t>1</w:t>
        </w:r>
        <w:r>
          <w:rPr>
            <w:noProof/>
            <w:webHidden/>
          </w:rPr>
          <w:fldChar w:fldCharType="end"/>
        </w:r>
      </w:hyperlink>
    </w:p>
    <w:p w14:paraId="54F49159" w14:textId="544AD1A5"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795" w:history="1">
        <w:r w:rsidRPr="008314DC">
          <w:rPr>
            <w:rStyle w:val="Hyperlink"/>
            <w:noProof/>
          </w:rPr>
          <w:t>1.1.1 Bối cảnh</w:t>
        </w:r>
        <w:r>
          <w:rPr>
            <w:noProof/>
            <w:webHidden/>
          </w:rPr>
          <w:tab/>
        </w:r>
        <w:r>
          <w:rPr>
            <w:noProof/>
            <w:webHidden/>
          </w:rPr>
          <w:fldChar w:fldCharType="begin"/>
        </w:r>
        <w:r>
          <w:rPr>
            <w:noProof/>
            <w:webHidden/>
          </w:rPr>
          <w:instrText xml:space="preserve"> PAGEREF _Toc135856795 \h </w:instrText>
        </w:r>
        <w:r>
          <w:rPr>
            <w:noProof/>
            <w:webHidden/>
          </w:rPr>
        </w:r>
        <w:r>
          <w:rPr>
            <w:noProof/>
            <w:webHidden/>
          </w:rPr>
          <w:fldChar w:fldCharType="separate"/>
        </w:r>
        <w:r>
          <w:rPr>
            <w:noProof/>
            <w:webHidden/>
          </w:rPr>
          <w:t>1</w:t>
        </w:r>
        <w:r>
          <w:rPr>
            <w:noProof/>
            <w:webHidden/>
          </w:rPr>
          <w:fldChar w:fldCharType="end"/>
        </w:r>
      </w:hyperlink>
    </w:p>
    <w:p w14:paraId="4578F586" w14:textId="7C3F051E"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796" w:history="1">
        <w:r w:rsidRPr="008314DC">
          <w:rPr>
            <w:rStyle w:val="Hyperlink"/>
            <w:noProof/>
          </w:rPr>
          <w:t>1.1.2 Lý do chọn đề tài</w:t>
        </w:r>
        <w:r>
          <w:rPr>
            <w:noProof/>
            <w:webHidden/>
          </w:rPr>
          <w:tab/>
        </w:r>
        <w:r>
          <w:rPr>
            <w:noProof/>
            <w:webHidden/>
          </w:rPr>
          <w:fldChar w:fldCharType="begin"/>
        </w:r>
        <w:r>
          <w:rPr>
            <w:noProof/>
            <w:webHidden/>
          </w:rPr>
          <w:instrText xml:space="preserve"> PAGEREF _Toc135856796 \h </w:instrText>
        </w:r>
        <w:r>
          <w:rPr>
            <w:noProof/>
            <w:webHidden/>
          </w:rPr>
        </w:r>
        <w:r>
          <w:rPr>
            <w:noProof/>
            <w:webHidden/>
          </w:rPr>
          <w:fldChar w:fldCharType="separate"/>
        </w:r>
        <w:r>
          <w:rPr>
            <w:noProof/>
            <w:webHidden/>
          </w:rPr>
          <w:t>3</w:t>
        </w:r>
        <w:r>
          <w:rPr>
            <w:noProof/>
            <w:webHidden/>
          </w:rPr>
          <w:fldChar w:fldCharType="end"/>
        </w:r>
      </w:hyperlink>
    </w:p>
    <w:p w14:paraId="4C6FF417" w14:textId="41638E14"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797" w:history="1">
        <w:r w:rsidRPr="008314DC">
          <w:rPr>
            <w:rStyle w:val="Hyperlink"/>
            <w:noProof/>
          </w:rPr>
          <w:t>1.2 Tổng quan về bài toán</w:t>
        </w:r>
        <w:r>
          <w:rPr>
            <w:noProof/>
            <w:webHidden/>
          </w:rPr>
          <w:tab/>
        </w:r>
        <w:r>
          <w:rPr>
            <w:noProof/>
            <w:webHidden/>
          </w:rPr>
          <w:fldChar w:fldCharType="begin"/>
        </w:r>
        <w:r>
          <w:rPr>
            <w:noProof/>
            <w:webHidden/>
          </w:rPr>
          <w:instrText xml:space="preserve"> PAGEREF _Toc135856797 \h </w:instrText>
        </w:r>
        <w:r>
          <w:rPr>
            <w:noProof/>
            <w:webHidden/>
          </w:rPr>
        </w:r>
        <w:r>
          <w:rPr>
            <w:noProof/>
            <w:webHidden/>
          </w:rPr>
          <w:fldChar w:fldCharType="separate"/>
        </w:r>
        <w:r>
          <w:rPr>
            <w:noProof/>
            <w:webHidden/>
          </w:rPr>
          <w:t>3</w:t>
        </w:r>
        <w:r>
          <w:rPr>
            <w:noProof/>
            <w:webHidden/>
          </w:rPr>
          <w:fldChar w:fldCharType="end"/>
        </w:r>
      </w:hyperlink>
    </w:p>
    <w:p w14:paraId="7DF3EB19" w14:textId="62D3F249"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798" w:history="1">
        <w:r w:rsidRPr="008314DC">
          <w:rPr>
            <w:rStyle w:val="Hyperlink"/>
            <w:noProof/>
          </w:rPr>
          <w:t>1.2.1. Định nghĩa</w:t>
        </w:r>
        <w:r>
          <w:rPr>
            <w:noProof/>
            <w:webHidden/>
          </w:rPr>
          <w:tab/>
        </w:r>
        <w:r>
          <w:rPr>
            <w:noProof/>
            <w:webHidden/>
          </w:rPr>
          <w:fldChar w:fldCharType="begin"/>
        </w:r>
        <w:r>
          <w:rPr>
            <w:noProof/>
            <w:webHidden/>
          </w:rPr>
          <w:instrText xml:space="preserve"> PAGEREF _Toc135856798 \h </w:instrText>
        </w:r>
        <w:r>
          <w:rPr>
            <w:noProof/>
            <w:webHidden/>
          </w:rPr>
        </w:r>
        <w:r>
          <w:rPr>
            <w:noProof/>
            <w:webHidden/>
          </w:rPr>
          <w:fldChar w:fldCharType="separate"/>
        </w:r>
        <w:r>
          <w:rPr>
            <w:noProof/>
            <w:webHidden/>
          </w:rPr>
          <w:t>3</w:t>
        </w:r>
        <w:r>
          <w:rPr>
            <w:noProof/>
            <w:webHidden/>
          </w:rPr>
          <w:fldChar w:fldCharType="end"/>
        </w:r>
      </w:hyperlink>
    </w:p>
    <w:p w14:paraId="118F08A2" w14:textId="41FCAB3D"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799" w:history="1">
        <w:r w:rsidRPr="008314DC">
          <w:rPr>
            <w:rStyle w:val="Hyperlink"/>
            <w:noProof/>
          </w:rPr>
          <w:t>1.2.2. Các vấn đề thách thức của bài toán</w:t>
        </w:r>
        <w:r>
          <w:rPr>
            <w:noProof/>
            <w:webHidden/>
          </w:rPr>
          <w:tab/>
        </w:r>
        <w:r>
          <w:rPr>
            <w:noProof/>
            <w:webHidden/>
          </w:rPr>
          <w:fldChar w:fldCharType="begin"/>
        </w:r>
        <w:r>
          <w:rPr>
            <w:noProof/>
            <w:webHidden/>
          </w:rPr>
          <w:instrText xml:space="preserve"> PAGEREF _Toc135856799 \h </w:instrText>
        </w:r>
        <w:r>
          <w:rPr>
            <w:noProof/>
            <w:webHidden/>
          </w:rPr>
        </w:r>
        <w:r>
          <w:rPr>
            <w:noProof/>
            <w:webHidden/>
          </w:rPr>
          <w:fldChar w:fldCharType="separate"/>
        </w:r>
        <w:r>
          <w:rPr>
            <w:noProof/>
            <w:webHidden/>
          </w:rPr>
          <w:t>4</w:t>
        </w:r>
        <w:r>
          <w:rPr>
            <w:noProof/>
            <w:webHidden/>
          </w:rPr>
          <w:fldChar w:fldCharType="end"/>
        </w:r>
      </w:hyperlink>
    </w:p>
    <w:p w14:paraId="374AEDB8" w14:textId="59A00AE3"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00" w:history="1">
        <w:r w:rsidRPr="008314DC">
          <w:rPr>
            <w:rStyle w:val="Hyperlink"/>
            <w:noProof/>
          </w:rPr>
          <w:t>1.2.3. Các phương pháp và kết quả nghiên cứu liên quan trong lĩnh vực</w:t>
        </w:r>
        <w:r>
          <w:rPr>
            <w:noProof/>
            <w:webHidden/>
          </w:rPr>
          <w:tab/>
        </w:r>
        <w:r>
          <w:rPr>
            <w:noProof/>
            <w:webHidden/>
          </w:rPr>
          <w:fldChar w:fldCharType="begin"/>
        </w:r>
        <w:r>
          <w:rPr>
            <w:noProof/>
            <w:webHidden/>
          </w:rPr>
          <w:instrText xml:space="preserve"> PAGEREF _Toc135856800 \h </w:instrText>
        </w:r>
        <w:r>
          <w:rPr>
            <w:noProof/>
            <w:webHidden/>
          </w:rPr>
        </w:r>
        <w:r>
          <w:rPr>
            <w:noProof/>
            <w:webHidden/>
          </w:rPr>
          <w:fldChar w:fldCharType="separate"/>
        </w:r>
        <w:r>
          <w:rPr>
            <w:noProof/>
            <w:webHidden/>
          </w:rPr>
          <w:t>5</w:t>
        </w:r>
        <w:r>
          <w:rPr>
            <w:noProof/>
            <w:webHidden/>
          </w:rPr>
          <w:fldChar w:fldCharType="end"/>
        </w:r>
      </w:hyperlink>
    </w:p>
    <w:p w14:paraId="508E6E87" w14:textId="5A752829"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1" w:history="1">
        <w:r w:rsidRPr="008314DC">
          <w:rPr>
            <w:rStyle w:val="Hyperlink"/>
            <w:noProof/>
          </w:rPr>
          <w:t>1.3. Mục tiêu nghiên cứu</w:t>
        </w:r>
        <w:r>
          <w:rPr>
            <w:noProof/>
            <w:webHidden/>
          </w:rPr>
          <w:tab/>
        </w:r>
        <w:r>
          <w:rPr>
            <w:noProof/>
            <w:webHidden/>
          </w:rPr>
          <w:fldChar w:fldCharType="begin"/>
        </w:r>
        <w:r>
          <w:rPr>
            <w:noProof/>
            <w:webHidden/>
          </w:rPr>
          <w:instrText xml:space="preserve"> PAGEREF _Toc135856801 \h </w:instrText>
        </w:r>
        <w:r>
          <w:rPr>
            <w:noProof/>
            <w:webHidden/>
          </w:rPr>
        </w:r>
        <w:r>
          <w:rPr>
            <w:noProof/>
            <w:webHidden/>
          </w:rPr>
          <w:fldChar w:fldCharType="separate"/>
        </w:r>
        <w:r>
          <w:rPr>
            <w:noProof/>
            <w:webHidden/>
          </w:rPr>
          <w:t>5</w:t>
        </w:r>
        <w:r>
          <w:rPr>
            <w:noProof/>
            <w:webHidden/>
          </w:rPr>
          <w:fldChar w:fldCharType="end"/>
        </w:r>
      </w:hyperlink>
    </w:p>
    <w:p w14:paraId="03332436" w14:textId="73A17F7E"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2" w:history="1">
        <w:r w:rsidRPr="008314DC">
          <w:rPr>
            <w:rStyle w:val="Hyperlink"/>
            <w:noProof/>
          </w:rPr>
          <w:t>1.4. Phạm vi nghiên cứu</w:t>
        </w:r>
        <w:r>
          <w:rPr>
            <w:noProof/>
            <w:webHidden/>
          </w:rPr>
          <w:tab/>
        </w:r>
        <w:r>
          <w:rPr>
            <w:noProof/>
            <w:webHidden/>
          </w:rPr>
          <w:fldChar w:fldCharType="begin"/>
        </w:r>
        <w:r>
          <w:rPr>
            <w:noProof/>
            <w:webHidden/>
          </w:rPr>
          <w:instrText xml:space="preserve"> PAGEREF _Toc135856802 \h </w:instrText>
        </w:r>
        <w:r>
          <w:rPr>
            <w:noProof/>
            <w:webHidden/>
          </w:rPr>
        </w:r>
        <w:r>
          <w:rPr>
            <w:noProof/>
            <w:webHidden/>
          </w:rPr>
          <w:fldChar w:fldCharType="separate"/>
        </w:r>
        <w:r>
          <w:rPr>
            <w:noProof/>
            <w:webHidden/>
          </w:rPr>
          <w:t>6</w:t>
        </w:r>
        <w:r>
          <w:rPr>
            <w:noProof/>
            <w:webHidden/>
          </w:rPr>
          <w:fldChar w:fldCharType="end"/>
        </w:r>
      </w:hyperlink>
    </w:p>
    <w:p w14:paraId="5C00E60F" w14:textId="0E90631E"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3" w:history="1">
        <w:r w:rsidRPr="008314DC">
          <w:rPr>
            <w:rStyle w:val="Hyperlink"/>
            <w:noProof/>
          </w:rPr>
          <w:t>1.5. Ý nghĩa khoa học và thực tiễn</w:t>
        </w:r>
        <w:r>
          <w:rPr>
            <w:noProof/>
            <w:webHidden/>
          </w:rPr>
          <w:tab/>
        </w:r>
        <w:r>
          <w:rPr>
            <w:noProof/>
            <w:webHidden/>
          </w:rPr>
          <w:fldChar w:fldCharType="begin"/>
        </w:r>
        <w:r>
          <w:rPr>
            <w:noProof/>
            <w:webHidden/>
          </w:rPr>
          <w:instrText xml:space="preserve"> PAGEREF _Toc135856803 \h </w:instrText>
        </w:r>
        <w:r>
          <w:rPr>
            <w:noProof/>
            <w:webHidden/>
          </w:rPr>
        </w:r>
        <w:r>
          <w:rPr>
            <w:noProof/>
            <w:webHidden/>
          </w:rPr>
          <w:fldChar w:fldCharType="separate"/>
        </w:r>
        <w:r>
          <w:rPr>
            <w:noProof/>
            <w:webHidden/>
          </w:rPr>
          <w:t>6</w:t>
        </w:r>
        <w:r>
          <w:rPr>
            <w:noProof/>
            <w:webHidden/>
          </w:rPr>
          <w:fldChar w:fldCharType="end"/>
        </w:r>
      </w:hyperlink>
    </w:p>
    <w:p w14:paraId="2986C15E" w14:textId="12E833C0" w:rsidR="002A5ACF" w:rsidRDefault="002A5ACF">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04" w:history="1">
        <w:r w:rsidRPr="008314DC">
          <w:rPr>
            <w:rStyle w:val="Hyperlink"/>
            <w:noProof/>
          </w:rPr>
          <w:t>CHƯƠNG II: CƠ SỞ LÝ THUYẾT</w:t>
        </w:r>
        <w:r>
          <w:rPr>
            <w:noProof/>
            <w:webHidden/>
          </w:rPr>
          <w:tab/>
        </w:r>
        <w:r>
          <w:rPr>
            <w:noProof/>
            <w:webHidden/>
          </w:rPr>
          <w:fldChar w:fldCharType="begin"/>
        </w:r>
        <w:r>
          <w:rPr>
            <w:noProof/>
            <w:webHidden/>
          </w:rPr>
          <w:instrText xml:space="preserve"> PAGEREF _Toc135856804 \h </w:instrText>
        </w:r>
        <w:r>
          <w:rPr>
            <w:noProof/>
            <w:webHidden/>
          </w:rPr>
        </w:r>
        <w:r>
          <w:rPr>
            <w:noProof/>
            <w:webHidden/>
          </w:rPr>
          <w:fldChar w:fldCharType="separate"/>
        </w:r>
        <w:r>
          <w:rPr>
            <w:noProof/>
            <w:webHidden/>
          </w:rPr>
          <w:t>7</w:t>
        </w:r>
        <w:r>
          <w:rPr>
            <w:noProof/>
            <w:webHidden/>
          </w:rPr>
          <w:fldChar w:fldCharType="end"/>
        </w:r>
      </w:hyperlink>
    </w:p>
    <w:p w14:paraId="31B4FD8E" w14:textId="2FB6ABF0"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5" w:history="1">
        <w:r w:rsidRPr="008314DC">
          <w:rPr>
            <w:rStyle w:val="Hyperlink"/>
            <w:noProof/>
          </w:rPr>
          <w:t>2.1. Bài toán detection yolo</w:t>
        </w:r>
        <w:r>
          <w:rPr>
            <w:noProof/>
            <w:webHidden/>
          </w:rPr>
          <w:tab/>
        </w:r>
        <w:r>
          <w:rPr>
            <w:noProof/>
            <w:webHidden/>
          </w:rPr>
          <w:fldChar w:fldCharType="begin"/>
        </w:r>
        <w:r>
          <w:rPr>
            <w:noProof/>
            <w:webHidden/>
          </w:rPr>
          <w:instrText xml:space="preserve"> PAGEREF _Toc135856805 \h </w:instrText>
        </w:r>
        <w:r>
          <w:rPr>
            <w:noProof/>
            <w:webHidden/>
          </w:rPr>
        </w:r>
        <w:r>
          <w:rPr>
            <w:noProof/>
            <w:webHidden/>
          </w:rPr>
          <w:fldChar w:fldCharType="separate"/>
        </w:r>
        <w:r>
          <w:rPr>
            <w:noProof/>
            <w:webHidden/>
          </w:rPr>
          <w:t>7</w:t>
        </w:r>
        <w:r>
          <w:rPr>
            <w:noProof/>
            <w:webHidden/>
          </w:rPr>
          <w:fldChar w:fldCharType="end"/>
        </w:r>
      </w:hyperlink>
    </w:p>
    <w:p w14:paraId="076FF23A" w14:textId="40C1574D"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06" w:history="1">
        <w:r w:rsidRPr="008314DC">
          <w:rPr>
            <w:rStyle w:val="Hyperlink"/>
            <w:noProof/>
          </w:rPr>
          <w:t>2.1.1. Định nghĩa</w:t>
        </w:r>
        <w:r>
          <w:rPr>
            <w:noProof/>
            <w:webHidden/>
          </w:rPr>
          <w:tab/>
        </w:r>
        <w:r>
          <w:rPr>
            <w:noProof/>
            <w:webHidden/>
          </w:rPr>
          <w:fldChar w:fldCharType="begin"/>
        </w:r>
        <w:r>
          <w:rPr>
            <w:noProof/>
            <w:webHidden/>
          </w:rPr>
          <w:instrText xml:space="preserve"> PAGEREF _Toc135856806 \h </w:instrText>
        </w:r>
        <w:r>
          <w:rPr>
            <w:noProof/>
            <w:webHidden/>
          </w:rPr>
        </w:r>
        <w:r>
          <w:rPr>
            <w:noProof/>
            <w:webHidden/>
          </w:rPr>
          <w:fldChar w:fldCharType="separate"/>
        </w:r>
        <w:r>
          <w:rPr>
            <w:noProof/>
            <w:webHidden/>
          </w:rPr>
          <w:t>7</w:t>
        </w:r>
        <w:r>
          <w:rPr>
            <w:noProof/>
            <w:webHidden/>
          </w:rPr>
          <w:fldChar w:fldCharType="end"/>
        </w:r>
      </w:hyperlink>
    </w:p>
    <w:p w14:paraId="6CAC530A" w14:textId="461472D4"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07" w:history="1">
        <w:r w:rsidRPr="008314DC">
          <w:rPr>
            <w:rStyle w:val="Hyperlink"/>
            <w:noProof/>
          </w:rPr>
          <w:t>2.1.2. Kiến trúc</w:t>
        </w:r>
        <w:r>
          <w:rPr>
            <w:noProof/>
            <w:webHidden/>
          </w:rPr>
          <w:tab/>
        </w:r>
        <w:r>
          <w:rPr>
            <w:noProof/>
            <w:webHidden/>
          </w:rPr>
          <w:fldChar w:fldCharType="begin"/>
        </w:r>
        <w:r>
          <w:rPr>
            <w:noProof/>
            <w:webHidden/>
          </w:rPr>
          <w:instrText xml:space="preserve"> PAGEREF _Toc135856807 \h </w:instrText>
        </w:r>
        <w:r>
          <w:rPr>
            <w:noProof/>
            <w:webHidden/>
          </w:rPr>
        </w:r>
        <w:r>
          <w:rPr>
            <w:noProof/>
            <w:webHidden/>
          </w:rPr>
          <w:fldChar w:fldCharType="separate"/>
        </w:r>
        <w:r>
          <w:rPr>
            <w:noProof/>
            <w:webHidden/>
          </w:rPr>
          <w:t>9</w:t>
        </w:r>
        <w:r>
          <w:rPr>
            <w:noProof/>
            <w:webHidden/>
          </w:rPr>
          <w:fldChar w:fldCharType="end"/>
        </w:r>
      </w:hyperlink>
    </w:p>
    <w:p w14:paraId="29FA9AC6" w14:textId="7BC169FB"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8" w:history="1">
        <w:r w:rsidRPr="008314DC">
          <w:rPr>
            <w:rStyle w:val="Hyperlink"/>
            <w:noProof/>
          </w:rPr>
          <w:t>2.2. Mô hình yolov5</w:t>
        </w:r>
        <w:r>
          <w:rPr>
            <w:noProof/>
            <w:webHidden/>
          </w:rPr>
          <w:tab/>
        </w:r>
        <w:r>
          <w:rPr>
            <w:noProof/>
            <w:webHidden/>
          </w:rPr>
          <w:fldChar w:fldCharType="begin"/>
        </w:r>
        <w:r>
          <w:rPr>
            <w:noProof/>
            <w:webHidden/>
          </w:rPr>
          <w:instrText xml:space="preserve"> PAGEREF _Toc135856808 \h </w:instrText>
        </w:r>
        <w:r>
          <w:rPr>
            <w:noProof/>
            <w:webHidden/>
          </w:rPr>
        </w:r>
        <w:r>
          <w:rPr>
            <w:noProof/>
            <w:webHidden/>
          </w:rPr>
          <w:fldChar w:fldCharType="separate"/>
        </w:r>
        <w:r>
          <w:rPr>
            <w:noProof/>
            <w:webHidden/>
          </w:rPr>
          <w:t>10</w:t>
        </w:r>
        <w:r>
          <w:rPr>
            <w:noProof/>
            <w:webHidden/>
          </w:rPr>
          <w:fldChar w:fldCharType="end"/>
        </w:r>
      </w:hyperlink>
    </w:p>
    <w:p w14:paraId="0E106664" w14:textId="00C64113"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09" w:history="1">
        <w:r w:rsidRPr="008314DC">
          <w:rPr>
            <w:rStyle w:val="Hyperlink"/>
            <w:noProof/>
          </w:rPr>
          <w:t>2.2.1. Tổng quan về mô hình</w:t>
        </w:r>
        <w:r>
          <w:rPr>
            <w:noProof/>
            <w:webHidden/>
          </w:rPr>
          <w:tab/>
        </w:r>
        <w:r>
          <w:rPr>
            <w:noProof/>
            <w:webHidden/>
          </w:rPr>
          <w:fldChar w:fldCharType="begin"/>
        </w:r>
        <w:r>
          <w:rPr>
            <w:noProof/>
            <w:webHidden/>
          </w:rPr>
          <w:instrText xml:space="preserve"> PAGEREF _Toc135856809 \h </w:instrText>
        </w:r>
        <w:r>
          <w:rPr>
            <w:noProof/>
            <w:webHidden/>
          </w:rPr>
        </w:r>
        <w:r>
          <w:rPr>
            <w:noProof/>
            <w:webHidden/>
          </w:rPr>
          <w:fldChar w:fldCharType="separate"/>
        </w:r>
        <w:r>
          <w:rPr>
            <w:noProof/>
            <w:webHidden/>
          </w:rPr>
          <w:t>10</w:t>
        </w:r>
        <w:r>
          <w:rPr>
            <w:noProof/>
            <w:webHidden/>
          </w:rPr>
          <w:fldChar w:fldCharType="end"/>
        </w:r>
      </w:hyperlink>
    </w:p>
    <w:p w14:paraId="2634B03E" w14:textId="49DCA229"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0" w:history="1">
        <w:r w:rsidRPr="008314DC">
          <w:rPr>
            <w:rStyle w:val="Hyperlink"/>
            <w:noProof/>
          </w:rPr>
          <w:t>2.2.2. Kiến trúc mạng yolov5</w:t>
        </w:r>
        <w:r>
          <w:rPr>
            <w:noProof/>
            <w:webHidden/>
          </w:rPr>
          <w:tab/>
        </w:r>
        <w:r>
          <w:rPr>
            <w:noProof/>
            <w:webHidden/>
          </w:rPr>
          <w:fldChar w:fldCharType="begin"/>
        </w:r>
        <w:r>
          <w:rPr>
            <w:noProof/>
            <w:webHidden/>
          </w:rPr>
          <w:instrText xml:space="preserve"> PAGEREF _Toc135856810 \h </w:instrText>
        </w:r>
        <w:r>
          <w:rPr>
            <w:noProof/>
            <w:webHidden/>
          </w:rPr>
        </w:r>
        <w:r>
          <w:rPr>
            <w:noProof/>
            <w:webHidden/>
          </w:rPr>
          <w:fldChar w:fldCharType="separate"/>
        </w:r>
        <w:r>
          <w:rPr>
            <w:noProof/>
            <w:webHidden/>
          </w:rPr>
          <w:t>11</w:t>
        </w:r>
        <w:r>
          <w:rPr>
            <w:noProof/>
            <w:webHidden/>
          </w:rPr>
          <w:fldChar w:fldCharType="end"/>
        </w:r>
      </w:hyperlink>
    </w:p>
    <w:p w14:paraId="4E5A10EA" w14:textId="60DB0B6D"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11" w:history="1">
        <w:r w:rsidRPr="008314DC">
          <w:rPr>
            <w:rStyle w:val="Hyperlink"/>
            <w:noProof/>
          </w:rPr>
          <w:t>2.3. Bài toán phân loại (classification)</w:t>
        </w:r>
        <w:r>
          <w:rPr>
            <w:noProof/>
            <w:webHidden/>
          </w:rPr>
          <w:tab/>
        </w:r>
        <w:r>
          <w:rPr>
            <w:noProof/>
            <w:webHidden/>
          </w:rPr>
          <w:fldChar w:fldCharType="begin"/>
        </w:r>
        <w:r>
          <w:rPr>
            <w:noProof/>
            <w:webHidden/>
          </w:rPr>
          <w:instrText xml:space="preserve"> PAGEREF _Toc135856811 \h </w:instrText>
        </w:r>
        <w:r>
          <w:rPr>
            <w:noProof/>
            <w:webHidden/>
          </w:rPr>
        </w:r>
        <w:r>
          <w:rPr>
            <w:noProof/>
            <w:webHidden/>
          </w:rPr>
          <w:fldChar w:fldCharType="separate"/>
        </w:r>
        <w:r>
          <w:rPr>
            <w:noProof/>
            <w:webHidden/>
          </w:rPr>
          <w:t>12</w:t>
        </w:r>
        <w:r>
          <w:rPr>
            <w:noProof/>
            <w:webHidden/>
          </w:rPr>
          <w:fldChar w:fldCharType="end"/>
        </w:r>
      </w:hyperlink>
    </w:p>
    <w:p w14:paraId="7047CB67" w14:textId="03487076"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2" w:history="1">
        <w:r w:rsidRPr="008314DC">
          <w:rPr>
            <w:rStyle w:val="Hyperlink"/>
            <w:noProof/>
          </w:rPr>
          <w:t>2.3.1. Khái niệm</w:t>
        </w:r>
        <w:r>
          <w:rPr>
            <w:noProof/>
            <w:webHidden/>
          </w:rPr>
          <w:tab/>
        </w:r>
        <w:r>
          <w:rPr>
            <w:noProof/>
            <w:webHidden/>
          </w:rPr>
          <w:fldChar w:fldCharType="begin"/>
        </w:r>
        <w:r>
          <w:rPr>
            <w:noProof/>
            <w:webHidden/>
          </w:rPr>
          <w:instrText xml:space="preserve"> PAGEREF _Toc135856812 \h </w:instrText>
        </w:r>
        <w:r>
          <w:rPr>
            <w:noProof/>
            <w:webHidden/>
          </w:rPr>
        </w:r>
        <w:r>
          <w:rPr>
            <w:noProof/>
            <w:webHidden/>
          </w:rPr>
          <w:fldChar w:fldCharType="separate"/>
        </w:r>
        <w:r>
          <w:rPr>
            <w:noProof/>
            <w:webHidden/>
          </w:rPr>
          <w:t>12</w:t>
        </w:r>
        <w:r>
          <w:rPr>
            <w:noProof/>
            <w:webHidden/>
          </w:rPr>
          <w:fldChar w:fldCharType="end"/>
        </w:r>
      </w:hyperlink>
    </w:p>
    <w:p w14:paraId="0D532BED" w14:textId="2ECED21D"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3" w:history="1">
        <w:r w:rsidRPr="008314DC">
          <w:rPr>
            <w:rStyle w:val="Hyperlink"/>
            <w:noProof/>
          </w:rPr>
          <w:t>2.3.2. Các nghiên cứu đã có</w:t>
        </w:r>
        <w:r>
          <w:rPr>
            <w:noProof/>
            <w:webHidden/>
          </w:rPr>
          <w:tab/>
        </w:r>
        <w:r>
          <w:rPr>
            <w:noProof/>
            <w:webHidden/>
          </w:rPr>
          <w:fldChar w:fldCharType="begin"/>
        </w:r>
        <w:r>
          <w:rPr>
            <w:noProof/>
            <w:webHidden/>
          </w:rPr>
          <w:instrText xml:space="preserve"> PAGEREF _Toc135856813 \h </w:instrText>
        </w:r>
        <w:r>
          <w:rPr>
            <w:noProof/>
            <w:webHidden/>
          </w:rPr>
        </w:r>
        <w:r>
          <w:rPr>
            <w:noProof/>
            <w:webHidden/>
          </w:rPr>
          <w:fldChar w:fldCharType="separate"/>
        </w:r>
        <w:r>
          <w:rPr>
            <w:noProof/>
            <w:webHidden/>
          </w:rPr>
          <w:t>13</w:t>
        </w:r>
        <w:r>
          <w:rPr>
            <w:noProof/>
            <w:webHidden/>
          </w:rPr>
          <w:fldChar w:fldCharType="end"/>
        </w:r>
      </w:hyperlink>
    </w:p>
    <w:p w14:paraId="4AC8E02A" w14:textId="2EBD5984"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14" w:history="1">
        <w:r w:rsidRPr="008314DC">
          <w:rPr>
            <w:rStyle w:val="Hyperlink"/>
            <w:noProof/>
          </w:rPr>
          <w:t>2.4. Mô hình LSTM</w:t>
        </w:r>
        <w:r>
          <w:rPr>
            <w:noProof/>
            <w:webHidden/>
          </w:rPr>
          <w:tab/>
        </w:r>
        <w:r>
          <w:rPr>
            <w:noProof/>
            <w:webHidden/>
          </w:rPr>
          <w:fldChar w:fldCharType="begin"/>
        </w:r>
        <w:r>
          <w:rPr>
            <w:noProof/>
            <w:webHidden/>
          </w:rPr>
          <w:instrText xml:space="preserve"> PAGEREF _Toc135856814 \h </w:instrText>
        </w:r>
        <w:r>
          <w:rPr>
            <w:noProof/>
            <w:webHidden/>
          </w:rPr>
        </w:r>
        <w:r>
          <w:rPr>
            <w:noProof/>
            <w:webHidden/>
          </w:rPr>
          <w:fldChar w:fldCharType="separate"/>
        </w:r>
        <w:r>
          <w:rPr>
            <w:noProof/>
            <w:webHidden/>
          </w:rPr>
          <w:t>16</w:t>
        </w:r>
        <w:r>
          <w:rPr>
            <w:noProof/>
            <w:webHidden/>
          </w:rPr>
          <w:fldChar w:fldCharType="end"/>
        </w:r>
      </w:hyperlink>
    </w:p>
    <w:p w14:paraId="174C8686" w14:textId="64C6C640"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5" w:history="1">
        <w:r w:rsidRPr="008314DC">
          <w:rPr>
            <w:rStyle w:val="Hyperlink"/>
            <w:noProof/>
          </w:rPr>
          <w:t>2.4.1. Định nghĩa</w:t>
        </w:r>
        <w:r>
          <w:rPr>
            <w:noProof/>
            <w:webHidden/>
          </w:rPr>
          <w:tab/>
        </w:r>
        <w:r>
          <w:rPr>
            <w:noProof/>
            <w:webHidden/>
          </w:rPr>
          <w:fldChar w:fldCharType="begin"/>
        </w:r>
        <w:r>
          <w:rPr>
            <w:noProof/>
            <w:webHidden/>
          </w:rPr>
          <w:instrText xml:space="preserve"> PAGEREF _Toc135856815 \h </w:instrText>
        </w:r>
        <w:r>
          <w:rPr>
            <w:noProof/>
            <w:webHidden/>
          </w:rPr>
        </w:r>
        <w:r>
          <w:rPr>
            <w:noProof/>
            <w:webHidden/>
          </w:rPr>
          <w:fldChar w:fldCharType="separate"/>
        </w:r>
        <w:r>
          <w:rPr>
            <w:noProof/>
            <w:webHidden/>
          </w:rPr>
          <w:t>16</w:t>
        </w:r>
        <w:r>
          <w:rPr>
            <w:noProof/>
            <w:webHidden/>
          </w:rPr>
          <w:fldChar w:fldCharType="end"/>
        </w:r>
      </w:hyperlink>
    </w:p>
    <w:p w14:paraId="6DD17F4B" w14:textId="4D7854E7"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6" w:history="1">
        <w:r w:rsidRPr="008314DC">
          <w:rPr>
            <w:rStyle w:val="Hyperlink"/>
            <w:noProof/>
          </w:rPr>
          <w:t>2.2.2. Các bước trích xuất đặc trưng ảnh từ mô hình LSTM</w:t>
        </w:r>
        <w:r>
          <w:rPr>
            <w:noProof/>
            <w:webHidden/>
          </w:rPr>
          <w:tab/>
        </w:r>
        <w:r>
          <w:rPr>
            <w:noProof/>
            <w:webHidden/>
          </w:rPr>
          <w:fldChar w:fldCharType="begin"/>
        </w:r>
        <w:r>
          <w:rPr>
            <w:noProof/>
            <w:webHidden/>
          </w:rPr>
          <w:instrText xml:space="preserve"> PAGEREF _Toc135856816 \h </w:instrText>
        </w:r>
        <w:r>
          <w:rPr>
            <w:noProof/>
            <w:webHidden/>
          </w:rPr>
        </w:r>
        <w:r>
          <w:rPr>
            <w:noProof/>
            <w:webHidden/>
          </w:rPr>
          <w:fldChar w:fldCharType="separate"/>
        </w:r>
        <w:r>
          <w:rPr>
            <w:noProof/>
            <w:webHidden/>
          </w:rPr>
          <w:t>18</w:t>
        </w:r>
        <w:r>
          <w:rPr>
            <w:noProof/>
            <w:webHidden/>
          </w:rPr>
          <w:fldChar w:fldCharType="end"/>
        </w:r>
      </w:hyperlink>
    </w:p>
    <w:p w14:paraId="190D5E6E" w14:textId="6746E8E8"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17" w:history="1">
        <w:r w:rsidRPr="008314DC">
          <w:rPr>
            <w:rStyle w:val="Hyperlink"/>
            <w:noProof/>
          </w:rPr>
          <w:t>2.5. Mô hình resNet50</w:t>
        </w:r>
        <w:r>
          <w:rPr>
            <w:noProof/>
            <w:webHidden/>
          </w:rPr>
          <w:tab/>
        </w:r>
        <w:r>
          <w:rPr>
            <w:noProof/>
            <w:webHidden/>
          </w:rPr>
          <w:fldChar w:fldCharType="begin"/>
        </w:r>
        <w:r>
          <w:rPr>
            <w:noProof/>
            <w:webHidden/>
          </w:rPr>
          <w:instrText xml:space="preserve"> PAGEREF _Toc135856817 \h </w:instrText>
        </w:r>
        <w:r>
          <w:rPr>
            <w:noProof/>
            <w:webHidden/>
          </w:rPr>
        </w:r>
        <w:r>
          <w:rPr>
            <w:noProof/>
            <w:webHidden/>
          </w:rPr>
          <w:fldChar w:fldCharType="separate"/>
        </w:r>
        <w:r>
          <w:rPr>
            <w:noProof/>
            <w:webHidden/>
          </w:rPr>
          <w:t>19</w:t>
        </w:r>
        <w:r>
          <w:rPr>
            <w:noProof/>
            <w:webHidden/>
          </w:rPr>
          <w:fldChar w:fldCharType="end"/>
        </w:r>
      </w:hyperlink>
    </w:p>
    <w:p w14:paraId="30EC50F1" w14:textId="4DF6E2C6"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8" w:history="1">
        <w:r w:rsidRPr="008314DC">
          <w:rPr>
            <w:rStyle w:val="Hyperlink"/>
            <w:noProof/>
          </w:rPr>
          <w:t>2.5.1. Định nghĩa</w:t>
        </w:r>
        <w:r>
          <w:rPr>
            <w:noProof/>
            <w:webHidden/>
          </w:rPr>
          <w:tab/>
        </w:r>
        <w:r>
          <w:rPr>
            <w:noProof/>
            <w:webHidden/>
          </w:rPr>
          <w:fldChar w:fldCharType="begin"/>
        </w:r>
        <w:r>
          <w:rPr>
            <w:noProof/>
            <w:webHidden/>
          </w:rPr>
          <w:instrText xml:space="preserve"> PAGEREF _Toc135856818 \h </w:instrText>
        </w:r>
        <w:r>
          <w:rPr>
            <w:noProof/>
            <w:webHidden/>
          </w:rPr>
        </w:r>
        <w:r>
          <w:rPr>
            <w:noProof/>
            <w:webHidden/>
          </w:rPr>
          <w:fldChar w:fldCharType="separate"/>
        </w:r>
        <w:r>
          <w:rPr>
            <w:noProof/>
            <w:webHidden/>
          </w:rPr>
          <w:t>19</w:t>
        </w:r>
        <w:r>
          <w:rPr>
            <w:noProof/>
            <w:webHidden/>
          </w:rPr>
          <w:fldChar w:fldCharType="end"/>
        </w:r>
      </w:hyperlink>
    </w:p>
    <w:p w14:paraId="74EA031E" w14:textId="4273D13F"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9" w:history="1">
        <w:r w:rsidRPr="008314DC">
          <w:rPr>
            <w:rStyle w:val="Hyperlink"/>
            <w:noProof/>
          </w:rPr>
          <w:t>2.5.2 Kiến trúc mạng ResNet</w:t>
        </w:r>
        <w:r>
          <w:rPr>
            <w:noProof/>
            <w:webHidden/>
          </w:rPr>
          <w:tab/>
        </w:r>
        <w:r>
          <w:rPr>
            <w:noProof/>
            <w:webHidden/>
          </w:rPr>
          <w:fldChar w:fldCharType="begin"/>
        </w:r>
        <w:r>
          <w:rPr>
            <w:noProof/>
            <w:webHidden/>
          </w:rPr>
          <w:instrText xml:space="preserve"> PAGEREF _Toc135856819 \h </w:instrText>
        </w:r>
        <w:r>
          <w:rPr>
            <w:noProof/>
            <w:webHidden/>
          </w:rPr>
        </w:r>
        <w:r>
          <w:rPr>
            <w:noProof/>
            <w:webHidden/>
          </w:rPr>
          <w:fldChar w:fldCharType="separate"/>
        </w:r>
        <w:r>
          <w:rPr>
            <w:noProof/>
            <w:webHidden/>
          </w:rPr>
          <w:t>19</w:t>
        </w:r>
        <w:r>
          <w:rPr>
            <w:noProof/>
            <w:webHidden/>
          </w:rPr>
          <w:fldChar w:fldCharType="end"/>
        </w:r>
      </w:hyperlink>
    </w:p>
    <w:p w14:paraId="5086805F" w14:textId="7F15DB5E"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20" w:history="1">
        <w:r w:rsidRPr="008314DC">
          <w:rPr>
            <w:rStyle w:val="Hyperlink"/>
            <w:noProof/>
          </w:rPr>
          <w:t>2.6. Cây quyết định (Decision Tree)</w:t>
        </w:r>
        <w:r>
          <w:rPr>
            <w:noProof/>
            <w:webHidden/>
          </w:rPr>
          <w:tab/>
        </w:r>
        <w:r>
          <w:rPr>
            <w:noProof/>
            <w:webHidden/>
          </w:rPr>
          <w:fldChar w:fldCharType="begin"/>
        </w:r>
        <w:r>
          <w:rPr>
            <w:noProof/>
            <w:webHidden/>
          </w:rPr>
          <w:instrText xml:space="preserve"> PAGEREF _Toc135856820 \h </w:instrText>
        </w:r>
        <w:r>
          <w:rPr>
            <w:noProof/>
            <w:webHidden/>
          </w:rPr>
        </w:r>
        <w:r>
          <w:rPr>
            <w:noProof/>
            <w:webHidden/>
          </w:rPr>
          <w:fldChar w:fldCharType="separate"/>
        </w:r>
        <w:r>
          <w:rPr>
            <w:noProof/>
            <w:webHidden/>
          </w:rPr>
          <w:t>21</w:t>
        </w:r>
        <w:r>
          <w:rPr>
            <w:noProof/>
            <w:webHidden/>
          </w:rPr>
          <w:fldChar w:fldCharType="end"/>
        </w:r>
      </w:hyperlink>
    </w:p>
    <w:p w14:paraId="52F79AB2" w14:textId="0C39A606"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1" w:history="1">
        <w:r w:rsidRPr="008314DC">
          <w:rPr>
            <w:rStyle w:val="Hyperlink"/>
            <w:noProof/>
          </w:rPr>
          <w:t>2.6.1. Định nghĩa</w:t>
        </w:r>
        <w:r>
          <w:rPr>
            <w:noProof/>
            <w:webHidden/>
          </w:rPr>
          <w:tab/>
        </w:r>
        <w:r>
          <w:rPr>
            <w:noProof/>
            <w:webHidden/>
          </w:rPr>
          <w:fldChar w:fldCharType="begin"/>
        </w:r>
        <w:r>
          <w:rPr>
            <w:noProof/>
            <w:webHidden/>
          </w:rPr>
          <w:instrText xml:space="preserve"> PAGEREF _Toc135856821 \h </w:instrText>
        </w:r>
        <w:r>
          <w:rPr>
            <w:noProof/>
            <w:webHidden/>
          </w:rPr>
        </w:r>
        <w:r>
          <w:rPr>
            <w:noProof/>
            <w:webHidden/>
          </w:rPr>
          <w:fldChar w:fldCharType="separate"/>
        </w:r>
        <w:r>
          <w:rPr>
            <w:noProof/>
            <w:webHidden/>
          </w:rPr>
          <w:t>21</w:t>
        </w:r>
        <w:r>
          <w:rPr>
            <w:noProof/>
            <w:webHidden/>
          </w:rPr>
          <w:fldChar w:fldCharType="end"/>
        </w:r>
      </w:hyperlink>
    </w:p>
    <w:p w14:paraId="7FF684DD" w14:textId="1F0F7571"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2" w:history="1">
        <w:r w:rsidRPr="008314DC">
          <w:rPr>
            <w:rStyle w:val="Hyperlink"/>
            <w:noProof/>
          </w:rPr>
          <w:t>2.6.2. Mô hình cây quyết định</w:t>
        </w:r>
        <w:r>
          <w:rPr>
            <w:noProof/>
            <w:webHidden/>
          </w:rPr>
          <w:tab/>
        </w:r>
        <w:r>
          <w:rPr>
            <w:noProof/>
            <w:webHidden/>
          </w:rPr>
          <w:fldChar w:fldCharType="begin"/>
        </w:r>
        <w:r>
          <w:rPr>
            <w:noProof/>
            <w:webHidden/>
          </w:rPr>
          <w:instrText xml:space="preserve"> PAGEREF _Toc135856822 \h </w:instrText>
        </w:r>
        <w:r>
          <w:rPr>
            <w:noProof/>
            <w:webHidden/>
          </w:rPr>
        </w:r>
        <w:r>
          <w:rPr>
            <w:noProof/>
            <w:webHidden/>
          </w:rPr>
          <w:fldChar w:fldCharType="separate"/>
        </w:r>
        <w:r>
          <w:rPr>
            <w:noProof/>
            <w:webHidden/>
          </w:rPr>
          <w:t>21</w:t>
        </w:r>
        <w:r>
          <w:rPr>
            <w:noProof/>
            <w:webHidden/>
          </w:rPr>
          <w:fldChar w:fldCharType="end"/>
        </w:r>
      </w:hyperlink>
    </w:p>
    <w:p w14:paraId="2F540933" w14:textId="19ED5E01"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3" w:history="1">
        <w:r w:rsidRPr="008314DC">
          <w:rPr>
            <w:rStyle w:val="Hyperlink"/>
            <w:noProof/>
          </w:rPr>
          <w:t>2.6.3. Các loại thuật toán cây quyết định</w:t>
        </w:r>
        <w:r>
          <w:rPr>
            <w:noProof/>
            <w:webHidden/>
          </w:rPr>
          <w:tab/>
        </w:r>
        <w:r>
          <w:rPr>
            <w:noProof/>
            <w:webHidden/>
          </w:rPr>
          <w:fldChar w:fldCharType="begin"/>
        </w:r>
        <w:r>
          <w:rPr>
            <w:noProof/>
            <w:webHidden/>
          </w:rPr>
          <w:instrText xml:space="preserve"> PAGEREF _Toc135856823 \h </w:instrText>
        </w:r>
        <w:r>
          <w:rPr>
            <w:noProof/>
            <w:webHidden/>
          </w:rPr>
        </w:r>
        <w:r>
          <w:rPr>
            <w:noProof/>
            <w:webHidden/>
          </w:rPr>
          <w:fldChar w:fldCharType="separate"/>
        </w:r>
        <w:r>
          <w:rPr>
            <w:noProof/>
            <w:webHidden/>
          </w:rPr>
          <w:t>23</w:t>
        </w:r>
        <w:r>
          <w:rPr>
            <w:noProof/>
            <w:webHidden/>
          </w:rPr>
          <w:fldChar w:fldCharType="end"/>
        </w:r>
      </w:hyperlink>
    </w:p>
    <w:p w14:paraId="45F1A731" w14:textId="3F14F227"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24" w:history="1">
        <w:r w:rsidRPr="008314DC">
          <w:rPr>
            <w:rStyle w:val="Hyperlink"/>
            <w:noProof/>
          </w:rPr>
          <w:t>2.7. Rừng ngẫu nhiên (Random Forest)</w:t>
        </w:r>
        <w:r>
          <w:rPr>
            <w:noProof/>
            <w:webHidden/>
          </w:rPr>
          <w:tab/>
        </w:r>
        <w:r>
          <w:rPr>
            <w:noProof/>
            <w:webHidden/>
          </w:rPr>
          <w:fldChar w:fldCharType="begin"/>
        </w:r>
        <w:r>
          <w:rPr>
            <w:noProof/>
            <w:webHidden/>
          </w:rPr>
          <w:instrText xml:space="preserve"> PAGEREF _Toc135856824 \h </w:instrText>
        </w:r>
        <w:r>
          <w:rPr>
            <w:noProof/>
            <w:webHidden/>
          </w:rPr>
        </w:r>
        <w:r>
          <w:rPr>
            <w:noProof/>
            <w:webHidden/>
          </w:rPr>
          <w:fldChar w:fldCharType="separate"/>
        </w:r>
        <w:r>
          <w:rPr>
            <w:noProof/>
            <w:webHidden/>
          </w:rPr>
          <w:t>23</w:t>
        </w:r>
        <w:r>
          <w:rPr>
            <w:noProof/>
            <w:webHidden/>
          </w:rPr>
          <w:fldChar w:fldCharType="end"/>
        </w:r>
      </w:hyperlink>
    </w:p>
    <w:p w14:paraId="62A7EF72" w14:textId="2F835BBD"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5" w:history="1">
        <w:r w:rsidRPr="008314DC">
          <w:rPr>
            <w:rStyle w:val="Hyperlink"/>
            <w:noProof/>
          </w:rPr>
          <w:t>2.7.1 Định nghĩa</w:t>
        </w:r>
        <w:r>
          <w:rPr>
            <w:noProof/>
            <w:webHidden/>
          </w:rPr>
          <w:tab/>
        </w:r>
        <w:r>
          <w:rPr>
            <w:noProof/>
            <w:webHidden/>
          </w:rPr>
          <w:fldChar w:fldCharType="begin"/>
        </w:r>
        <w:r>
          <w:rPr>
            <w:noProof/>
            <w:webHidden/>
          </w:rPr>
          <w:instrText xml:space="preserve"> PAGEREF _Toc135856825 \h </w:instrText>
        </w:r>
        <w:r>
          <w:rPr>
            <w:noProof/>
            <w:webHidden/>
          </w:rPr>
        </w:r>
        <w:r>
          <w:rPr>
            <w:noProof/>
            <w:webHidden/>
          </w:rPr>
          <w:fldChar w:fldCharType="separate"/>
        </w:r>
        <w:r>
          <w:rPr>
            <w:noProof/>
            <w:webHidden/>
          </w:rPr>
          <w:t>23</w:t>
        </w:r>
        <w:r>
          <w:rPr>
            <w:noProof/>
            <w:webHidden/>
          </w:rPr>
          <w:fldChar w:fldCharType="end"/>
        </w:r>
      </w:hyperlink>
    </w:p>
    <w:p w14:paraId="5F99D0CA" w14:textId="0577A3D0"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6" w:history="1">
        <w:r w:rsidRPr="008314DC">
          <w:rPr>
            <w:rStyle w:val="Hyperlink"/>
            <w:noProof/>
            <w:shd w:val="clear" w:color="auto" w:fill="F8F8F8"/>
          </w:rPr>
          <w:t>2.7.2 Mô hình Random Forest</w:t>
        </w:r>
        <w:r>
          <w:rPr>
            <w:noProof/>
            <w:webHidden/>
          </w:rPr>
          <w:tab/>
        </w:r>
        <w:r>
          <w:rPr>
            <w:noProof/>
            <w:webHidden/>
          </w:rPr>
          <w:fldChar w:fldCharType="begin"/>
        </w:r>
        <w:r>
          <w:rPr>
            <w:noProof/>
            <w:webHidden/>
          </w:rPr>
          <w:instrText xml:space="preserve"> PAGEREF _Toc135856826 \h </w:instrText>
        </w:r>
        <w:r>
          <w:rPr>
            <w:noProof/>
            <w:webHidden/>
          </w:rPr>
        </w:r>
        <w:r>
          <w:rPr>
            <w:noProof/>
            <w:webHidden/>
          </w:rPr>
          <w:fldChar w:fldCharType="separate"/>
        </w:r>
        <w:r>
          <w:rPr>
            <w:noProof/>
            <w:webHidden/>
          </w:rPr>
          <w:t>24</w:t>
        </w:r>
        <w:r>
          <w:rPr>
            <w:noProof/>
            <w:webHidden/>
          </w:rPr>
          <w:fldChar w:fldCharType="end"/>
        </w:r>
      </w:hyperlink>
    </w:p>
    <w:p w14:paraId="2AEBB033" w14:textId="67C244DD" w:rsidR="002A5ACF" w:rsidRDefault="002A5ACF">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27" w:history="1">
        <w:r w:rsidRPr="008314DC">
          <w:rPr>
            <w:rStyle w:val="Hyperlink"/>
            <w:noProof/>
          </w:rPr>
          <w:t>CHƯƠNG 3: DỮ LIỆU</w:t>
        </w:r>
        <w:r>
          <w:rPr>
            <w:noProof/>
            <w:webHidden/>
          </w:rPr>
          <w:tab/>
        </w:r>
        <w:r>
          <w:rPr>
            <w:noProof/>
            <w:webHidden/>
          </w:rPr>
          <w:fldChar w:fldCharType="begin"/>
        </w:r>
        <w:r>
          <w:rPr>
            <w:noProof/>
            <w:webHidden/>
          </w:rPr>
          <w:instrText xml:space="preserve"> PAGEREF _Toc135856827 \h </w:instrText>
        </w:r>
        <w:r>
          <w:rPr>
            <w:noProof/>
            <w:webHidden/>
          </w:rPr>
        </w:r>
        <w:r>
          <w:rPr>
            <w:noProof/>
            <w:webHidden/>
          </w:rPr>
          <w:fldChar w:fldCharType="separate"/>
        </w:r>
        <w:r>
          <w:rPr>
            <w:noProof/>
            <w:webHidden/>
          </w:rPr>
          <w:t>25</w:t>
        </w:r>
        <w:r>
          <w:rPr>
            <w:noProof/>
            <w:webHidden/>
          </w:rPr>
          <w:fldChar w:fldCharType="end"/>
        </w:r>
      </w:hyperlink>
    </w:p>
    <w:p w14:paraId="2ED34DB3" w14:textId="1A7A25AD"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28" w:history="1">
        <w:r w:rsidRPr="008314DC">
          <w:rPr>
            <w:rStyle w:val="Hyperlink"/>
            <w:noProof/>
          </w:rPr>
          <w:t>3.1. Bộ dữ liệu DDSM</w:t>
        </w:r>
        <w:r>
          <w:rPr>
            <w:noProof/>
            <w:webHidden/>
          </w:rPr>
          <w:tab/>
        </w:r>
        <w:r>
          <w:rPr>
            <w:noProof/>
            <w:webHidden/>
          </w:rPr>
          <w:fldChar w:fldCharType="begin"/>
        </w:r>
        <w:r>
          <w:rPr>
            <w:noProof/>
            <w:webHidden/>
          </w:rPr>
          <w:instrText xml:space="preserve"> PAGEREF _Toc135856828 \h </w:instrText>
        </w:r>
        <w:r>
          <w:rPr>
            <w:noProof/>
            <w:webHidden/>
          </w:rPr>
        </w:r>
        <w:r>
          <w:rPr>
            <w:noProof/>
            <w:webHidden/>
          </w:rPr>
          <w:fldChar w:fldCharType="separate"/>
        </w:r>
        <w:r>
          <w:rPr>
            <w:noProof/>
            <w:webHidden/>
          </w:rPr>
          <w:t>25</w:t>
        </w:r>
        <w:r>
          <w:rPr>
            <w:noProof/>
            <w:webHidden/>
          </w:rPr>
          <w:fldChar w:fldCharType="end"/>
        </w:r>
      </w:hyperlink>
    </w:p>
    <w:p w14:paraId="7B589634" w14:textId="4AF0BD2B"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29" w:history="1">
        <w:r w:rsidRPr="008314DC">
          <w:rPr>
            <w:rStyle w:val="Hyperlink"/>
            <w:noProof/>
          </w:rPr>
          <w:t>3.2. Xử lý dữ liệu</w:t>
        </w:r>
        <w:r>
          <w:rPr>
            <w:noProof/>
            <w:webHidden/>
          </w:rPr>
          <w:tab/>
        </w:r>
        <w:r>
          <w:rPr>
            <w:noProof/>
            <w:webHidden/>
          </w:rPr>
          <w:fldChar w:fldCharType="begin"/>
        </w:r>
        <w:r>
          <w:rPr>
            <w:noProof/>
            <w:webHidden/>
          </w:rPr>
          <w:instrText xml:space="preserve"> PAGEREF _Toc135856829 \h </w:instrText>
        </w:r>
        <w:r>
          <w:rPr>
            <w:noProof/>
            <w:webHidden/>
          </w:rPr>
        </w:r>
        <w:r>
          <w:rPr>
            <w:noProof/>
            <w:webHidden/>
          </w:rPr>
          <w:fldChar w:fldCharType="separate"/>
        </w:r>
        <w:r>
          <w:rPr>
            <w:noProof/>
            <w:webHidden/>
          </w:rPr>
          <w:t>26</w:t>
        </w:r>
        <w:r>
          <w:rPr>
            <w:noProof/>
            <w:webHidden/>
          </w:rPr>
          <w:fldChar w:fldCharType="end"/>
        </w:r>
      </w:hyperlink>
    </w:p>
    <w:p w14:paraId="1087425A" w14:textId="39750A19"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0" w:history="1">
        <w:r w:rsidRPr="008314DC">
          <w:rPr>
            <w:rStyle w:val="Hyperlink"/>
            <w:noProof/>
          </w:rPr>
          <w:t>3.2.1. Ngưỡng otsu (otsu thresholding)</w:t>
        </w:r>
        <w:r>
          <w:rPr>
            <w:noProof/>
            <w:webHidden/>
          </w:rPr>
          <w:tab/>
        </w:r>
        <w:r>
          <w:rPr>
            <w:noProof/>
            <w:webHidden/>
          </w:rPr>
          <w:fldChar w:fldCharType="begin"/>
        </w:r>
        <w:r>
          <w:rPr>
            <w:noProof/>
            <w:webHidden/>
          </w:rPr>
          <w:instrText xml:space="preserve"> PAGEREF _Toc135856830 \h </w:instrText>
        </w:r>
        <w:r>
          <w:rPr>
            <w:noProof/>
            <w:webHidden/>
          </w:rPr>
        </w:r>
        <w:r>
          <w:rPr>
            <w:noProof/>
            <w:webHidden/>
          </w:rPr>
          <w:fldChar w:fldCharType="separate"/>
        </w:r>
        <w:r>
          <w:rPr>
            <w:noProof/>
            <w:webHidden/>
          </w:rPr>
          <w:t>26</w:t>
        </w:r>
        <w:r>
          <w:rPr>
            <w:noProof/>
            <w:webHidden/>
          </w:rPr>
          <w:fldChar w:fldCharType="end"/>
        </w:r>
      </w:hyperlink>
    </w:p>
    <w:p w14:paraId="30093B1B" w14:textId="6FF9E001"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1" w:history="1">
        <w:r w:rsidRPr="008314DC">
          <w:rPr>
            <w:rStyle w:val="Hyperlink"/>
            <w:noProof/>
          </w:rPr>
          <w:t>3.2.2.</w:t>
        </w:r>
        <w:r w:rsidRPr="008314DC">
          <w:rPr>
            <w:rStyle w:val="Hyperlink"/>
            <w:noProof/>
            <w:highlight w:val="white"/>
          </w:rPr>
          <w:t xml:space="preserve"> Xử lý hình thái (Morphological Processing</w:t>
        </w:r>
        <w:r w:rsidRPr="008314DC">
          <w:rPr>
            <w:rStyle w:val="Hyperlink"/>
            <w:noProof/>
          </w:rPr>
          <w:t>)</w:t>
        </w:r>
        <w:r>
          <w:rPr>
            <w:noProof/>
            <w:webHidden/>
          </w:rPr>
          <w:tab/>
        </w:r>
        <w:r>
          <w:rPr>
            <w:noProof/>
            <w:webHidden/>
          </w:rPr>
          <w:fldChar w:fldCharType="begin"/>
        </w:r>
        <w:r>
          <w:rPr>
            <w:noProof/>
            <w:webHidden/>
          </w:rPr>
          <w:instrText xml:space="preserve"> PAGEREF _Toc135856831 \h </w:instrText>
        </w:r>
        <w:r>
          <w:rPr>
            <w:noProof/>
            <w:webHidden/>
          </w:rPr>
        </w:r>
        <w:r>
          <w:rPr>
            <w:noProof/>
            <w:webHidden/>
          </w:rPr>
          <w:fldChar w:fldCharType="separate"/>
        </w:r>
        <w:r>
          <w:rPr>
            <w:noProof/>
            <w:webHidden/>
          </w:rPr>
          <w:t>28</w:t>
        </w:r>
        <w:r>
          <w:rPr>
            <w:noProof/>
            <w:webHidden/>
          </w:rPr>
          <w:fldChar w:fldCharType="end"/>
        </w:r>
      </w:hyperlink>
    </w:p>
    <w:p w14:paraId="6D2D4E6D" w14:textId="37ED97A1"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2" w:history="1">
        <w:r w:rsidRPr="008314DC">
          <w:rPr>
            <w:rStyle w:val="Hyperlink"/>
            <w:noProof/>
          </w:rPr>
          <w:t>3.2.3. Áp dụng hình thái gần để loại bỏ các vùng nhỏ (Apply morphology close to remove small regions)</w:t>
        </w:r>
        <w:r>
          <w:rPr>
            <w:noProof/>
            <w:webHidden/>
          </w:rPr>
          <w:tab/>
        </w:r>
        <w:r>
          <w:rPr>
            <w:noProof/>
            <w:webHidden/>
          </w:rPr>
          <w:fldChar w:fldCharType="begin"/>
        </w:r>
        <w:r>
          <w:rPr>
            <w:noProof/>
            <w:webHidden/>
          </w:rPr>
          <w:instrText xml:space="preserve"> PAGEREF _Toc135856832 \h </w:instrText>
        </w:r>
        <w:r>
          <w:rPr>
            <w:noProof/>
            <w:webHidden/>
          </w:rPr>
        </w:r>
        <w:r>
          <w:rPr>
            <w:noProof/>
            <w:webHidden/>
          </w:rPr>
          <w:fldChar w:fldCharType="separate"/>
        </w:r>
        <w:r>
          <w:rPr>
            <w:noProof/>
            <w:webHidden/>
          </w:rPr>
          <w:t>30</w:t>
        </w:r>
        <w:r>
          <w:rPr>
            <w:noProof/>
            <w:webHidden/>
          </w:rPr>
          <w:fldChar w:fldCharType="end"/>
        </w:r>
      </w:hyperlink>
    </w:p>
    <w:p w14:paraId="7E26A0B5" w14:textId="7AC9F1A7"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3" w:history="1">
        <w:r w:rsidRPr="008314DC">
          <w:rPr>
            <w:rStyle w:val="Hyperlink"/>
            <w:noProof/>
            <w:highlight w:val="white"/>
          </w:rPr>
          <w:t xml:space="preserve">3.2.4. </w:t>
        </w:r>
        <w:r w:rsidRPr="008314DC">
          <w:rPr>
            <w:rStyle w:val="Hyperlink"/>
            <w:noProof/>
          </w:rPr>
          <w:t>Áp dụng hình thái mở để tách vú khỏi các vùng khác (Apply morphology open to separate breast from other regions)</w:t>
        </w:r>
        <w:r>
          <w:rPr>
            <w:noProof/>
            <w:webHidden/>
          </w:rPr>
          <w:tab/>
        </w:r>
        <w:r>
          <w:rPr>
            <w:noProof/>
            <w:webHidden/>
          </w:rPr>
          <w:fldChar w:fldCharType="begin"/>
        </w:r>
        <w:r>
          <w:rPr>
            <w:noProof/>
            <w:webHidden/>
          </w:rPr>
          <w:instrText xml:space="preserve"> PAGEREF _Toc135856833 \h </w:instrText>
        </w:r>
        <w:r>
          <w:rPr>
            <w:noProof/>
            <w:webHidden/>
          </w:rPr>
        </w:r>
        <w:r>
          <w:rPr>
            <w:noProof/>
            <w:webHidden/>
          </w:rPr>
          <w:fldChar w:fldCharType="separate"/>
        </w:r>
        <w:r>
          <w:rPr>
            <w:noProof/>
            <w:webHidden/>
          </w:rPr>
          <w:t>31</w:t>
        </w:r>
        <w:r>
          <w:rPr>
            <w:noProof/>
            <w:webHidden/>
          </w:rPr>
          <w:fldChar w:fldCharType="end"/>
        </w:r>
      </w:hyperlink>
    </w:p>
    <w:p w14:paraId="2AF03C5C" w14:textId="277BFFE8"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4" w:history="1">
        <w:r w:rsidRPr="008314DC">
          <w:rPr>
            <w:rStyle w:val="Hyperlink"/>
            <w:noProof/>
          </w:rPr>
          <w:t>3.2.5. Đường viền lớn nhất (Largest contour)</w:t>
        </w:r>
        <w:r>
          <w:rPr>
            <w:noProof/>
            <w:webHidden/>
          </w:rPr>
          <w:tab/>
        </w:r>
        <w:r>
          <w:rPr>
            <w:noProof/>
            <w:webHidden/>
          </w:rPr>
          <w:fldChar w:fldCharType="begin"/>
        </w:r>
        <w:r>
          <w:rPr>
            <w:noProof/>
            <w:webHidden/>
          </w:rPr>
          <w:instrText xml:space="preserve"> PAGEREF _Toc135856834 \h </w:instrText>
        </w:r>
        <w:r>
          <w:rPr>
            <w:noProof/>
            <w:webHidden/>
          </w:rPr>
        </w:r>
        <w:r>
          <w:rPr>
            <w:noProof/>
            <w:webHidden/>
          </w:rPr>
          <w:fldChar w:fldCharType="separate"/>
        </w:r>
        <w:r>
          <w:rPr>
            <w:noProof/>
            <w:webHidden/>
          </w:rPr>
          <w:t>33</w:t>
        </w:r>
        <w:r>
          <w:rPr>
            <w:noProof/>
            <w:webHidden/>
          </w:rPr>
          <w:fldChar w:fldCharType="end"/>
        </w:r>
      </w:hyperlink>
    </w:p>
    <w:p w14:paraId="5D4871F5" w14:textId="42672643"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5" w:history="1">
        <w:r w:rsidRPr="008314DC">
          <w:rPr>
            <w:rStyle w:val="Hyperlink"/>
            <w:noProof/>
          </w:rPr>
          <w:t>3.2.9. Biến đổi màu sắc bằng bảng tra cứu (Look-Up Table)</w:t>
        </w:r>
        <w:r>
          <w:rPr>
            <w:noProof/>
            <w:webHidden/>
          </w:rPr>
          <w:tab/>
        </w:r>
        <w:r>
          <w:rPr>
            <w:noProof/>
            <w:webHidden/>
          </w:rPr>
          <w:fldChar w:fldCharType="begin"/>
        </w:r>
        <w:r>
          <w:rPr>
            <w:noProof/>
            <w:webHidden/>
          </w:rPr>
          <w:instrText xml:space="preserve"> PAGEREF _Toc135856835 \h </w:instrText>
        </w:r>
        <w:r>
          <w:rPr>
            <w:noProof/>
            <w:webHidden/>
          </w:rPr>
        </w:r>
        <w:r>
          <w:rPr>
            <w:noProof/>
            <w:webHidden/>
          </w:rPr>
          <w:fldChar w:fldCharType="separate"/>
        </w:r>
        <w:r>
          <w:rPr>
            <w:noProof/>
            <w:webHidden/>
          </w:rPr>
          <w:t>36</w:t>
        </w:r>
        <w:r>
          <w:rPr>
            <w:noProof/>
            <w:webHidden/>
          </w:rPr>
          <w:fldChar w:fldCharType="end"/>
        </w:r>
      </w:hyperlink>
    </w:p>
    <w:p w14:paraId="3F48AA5B" w14:textId="695A5540"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6" w:history="1">
        <w:r w:rsidRPr="008314DC">
          <w:rPr>
            <w:rStyle w:val="Hyperlink"/>
            <w:noProof/>
          </w:rPr>
          <w:t>3.2.10 Lật ảnh</w:t>
        </w:r>
        <w:r>
          <w:rPr>
            <w:noProof/>
            <w:webHidden/>
          </w:rPr>
          <w:tab/>
        </w:r>
        <w:r>
          <w:rPr>
            <w:noProof/>
            <w:webHidden/>
          </w:rPr>
          <w:fldChar w:fldCharType="begin"/>
        </w:r>
        <w:r>
          <w:rPr>
            <w:noProof/>
            <w:webHidden/>
          </w:rPr>
          <w:instrText xml:space="preserve"> PAGEREF _Toc135856836 \h </w:instrText>
        </w:r>
        <w:r>
          <w:rPr>
            <w:noProof/>
            <w:webHidden/>
          </w:rPr>
        </w:r>
        <w:r>
          <w:rPr>
            <w:noProof/>
            <w:webHidden/>
          </w:rPr>
          <w:fldChar w:fldCharType="separate"/>
        </w:r>
        <w:r>
          <w:rPr>
            <w:noProof/>
            <w:webHidden/>
          </w:rPr>
          <w:t>37</w:t>
        </w:r>
        <w:r>
          <w:rPr>
            <w:noProof/>
            <w:webHidden/>
          </w:rPr>
          <w:fldChar w:fldCharType="end"/>
        </w:r>
      </w:hyperlink>
    </w:p>
    <w:p w14:paraId="61BC438B" w14:textId="312CDFFF"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7" w:history="1">
        <w:r w:rsidRPr="008314DC">
          <w:rPr>
            <w:rStyle w:val="Hyperlink"/>
            <w:noProof/>
          </w:rPr>
          <w:t>3.2.11 Thay đổi kích thước ảnh</w:t>
        </w:r>
        <w:r>
          <w:rPr>
            <w:noProof/>
            <w:webHidden/>
          </w:rPr>
          <w:tab/>
        </w:r>
        <w:r>
          <w:rPr>
            <w:noProof/>
            <w:webHidden/>
          </w:rPr>
          <w:fldChar w:fldCharType="begin"/>
        </w:r>
        <w:r>
          <w:rPr>
            <w:noProof/>
            <w:webHidden/>
          </w:rPr>
          <w:instrText xml:space="preserve"> PAGEREF _Toc135856837 \h </w:instrText>
        </w:r>
        <w:r>
          <w:rPr>
            <w:noProof/>
            <w:webHidden/>
          </w:rPr>
        </w:r>
        <w:r>
          <w:rPr>
            <w:noProof/>
            <w:webHidden/>
          </w:rPr>
          <w:fldChar w:fldCharType="separate"/>
        </w:r>
        <w:r>
          <w:rPr>
            <w:noProof/>
            <w:webHidden/>
          </w:rPr>
          <w:t>39</w:t>
        </w:r>
        <w:r>
          <w:rPr>
            <w:noProof/>
            <w:webHidden/>
          </w:rPr>
          <w:fldChar w:fldCharType="end"/>
        </w:r>
      </w:hyperlink>
    </w:p>
    <w:p w14:paraId="0E780736" w14:textId="271540EE"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8" w:history="1">
        <w:r w:rsidRPr="008314DC">
          <w:rPr>
            <w:rStyle w:val="Hyperlink"/>
            <w:noProof/>
          </w:rPr>
          <w:t xml:space="preserve">3.2.12. </w:t>
        </w:r>
        <w:r w:rsidRPr="008314DC">
          <w:rPr>
            <w:rStyle w:val="Hyperlink"/>
            <w:noProof/>
            <w:highlight w:val="white"/>
          </w:rPr>
          <w:t>Contrast Limited Adaptive Histogram Equalization (CLAHE)</w:t>
        </w:r>
        <w:r>
          <w:rPr>
            <w:noProof/>
            <w:webHidden/>
          </w:rPr>
          <w:tab/>
        </w:r>
        <w:r>
          <w:rPr>
            <w:noProof/>
            <w:webHidden/>
          </w:rPr>
          <w:fldChar w:fldCharType="begin"/>
        </w:r>
        <w:r>
          <w:rPr>
            <w:noProof/>
            <w:webHidden/>
          </w:rPr>
          <w:instrText xml:space="preserve"> PAGEREF _Toc135856838 \h </w:instrText>
        </w:r>
        <w:r>
          <w:rPr>
            <w:noProof/>
            <w:webHidden/>
          </w:rPr>
        </w:r>
        <w:r>
          <w:rPr>
            <w:noProof/>
            <w:webHidden/>
          </w:rPr>
          <w:fldChar w:fldCharType="separate"/>
        </w:r>
        <w:r>
          <w:rPr>
            <w:noProof/>
            <w:webHidden/>
          </w:rPr>
          <w:t>40</w:t>
        </w:r>
        <w:r>
          <w:rPr>
            <w:noProof/>
            <w:webHidden/>
          </w:rPr>
          <w:fldChar w:fldCharType="end"/>
        </w:r>
      </w:hyperlink>
    </w:p>
    <w:p w14:paraId="2DB962AF" w14:textId="68361D9C"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39" w:history="1">
        <w:r w:rsidRPr="008314DC">
          <w:rPr>
            <w:rStyle w:val="Hyperlink"/>
            <w:noProof/>
          </w:rPr>
          <w:t>3.3. Hiện thực mô hình</w:t>
        </w:r>
        <w:r>
          <w:rPr>
            <w:noProof/>
            <w:webHidden/>
          </w:rPr>
          <w:tab/>
        </w:r>
        <w:r>
          <w:rPr>
            <w:noProof/>
            <w:webHidden/>
          </w:rPr>
          <w:fldChar w:fldCharType="begin"/>
        </w:r>
        <w:r>
          <w:rPr>
            <w:noProof/>
            <w:webHidden/>
          </w:rPr>
          <w:instrText xml:space="preserve"> PAGEREF _Toc135856839 \h </w:instrText>
        </w:r>
        <w:r>
          <w:rPr>
            <w:noProof/>
            <w:webHidden/>
          </w:rPr>
        </w:r>
        <w:r>
          <w:rPr>
            <w:noProof/>
            <w:webHidden/>
          </w:rPr>
          <w:fldChar w:fldCharType="separate"/>
        </w:r>
        <w:r>
          <w:rPr>
            <w:noProof/>
            <w:webHidden/>
          </w:rPr>
          <w:t>43</w:t>
        </w:r>
        <w:r>
          <w:rPr>
            <w:noProof/>
            <w:webHidden/>
          </w:rPr>
          <w:fldChar w:fldCharType="end"/>
        </w:r>
      </w:hyperlink>
    </w:p>
    <w:p w14:paraId="3C0B92AA" w14:textId="7CDC652B"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0" w:history="1">
        <w:r w:rsidRPr="008314DC">
          <w:rPr>
            <w:rStyle w:val="Hyperlink"/>
            <w:noProof/>
          </w:rPr>
          <w:t>3.3.1 Phần cứng được sử dụng</w:t>
        </w:r>
        <w:r>
          <w:rPr>
            <w:noProof/>
            <w:webHidden/>
          </w:rPr>
          <w:tab/>
        </w:r>
        <w:r>
          <w:rPr>
            <w:noProof/>
            <w:webHidden/>
          </w:rPr>
          <w:fldChar w:fldCharType="begin"/>
        </w:r>
        <w:r>
          <w:rPr>
            <w:noProof/>
            <w:webHidden/>
          </w:rPr>
          <w:instrText xml:space="preserve"> PAGEREF _Toc135856840 \h </w:instrText>
        </w:r>
        <w:r>
          <w:rPr>
            <w:noProof/>
            <w:webHidden/>
          </w:rPr>
        </w:r>
        <w:r>
          <w:rPr>
            <w:noProof/>
            <w:webHidden/>
          </w:rPr>
          <w:fldChar w:fldCharType="separate"/>
        </w:r>
        <w:r>
          <w:rPr>
            <w:noProof/>
            <w:webHidden/>
          </w:rPr>
          <w:t>43</w:t>
        </w:r>
        <w:r>
          <w:rPr>
            <w:noProof/>
            <w:webHidden/>
          </w:rPr>
          <w:fldChar w:fldCharType="end"/>
        </w:r>
      </w:hyperlink>
    </w:p>
    <w:p w14:paraId="23065B5A" w14:textId="64BD931E"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1" w:history="1">
        <w:r w:rsidRPr="008314DC">
          <w:rPr>
            <w:rStyle w:val="Hyperlink"/>
            <w:noProof/>
          </w:rPr>
          <w:t>3.3.2 Dữ liệu huấn luyện</w:t>
        </w:r>
        <w:r>
          <w:rPr>
            <w:noProof/>
            <w:webHidden/>
          </w:rPr>
          <w:tab/>
        </w:r>
        <w:r>
          <w:rPr>
            <w:noProof/>
            <w:webHidden/>
          </w:rPr>
          <w:fldChar w:fldCharType="begin"/>
        </w:r>
        <w:r>
          <w:rPr>
            <w:noProof/>
            <w:webHidden/>
          </w:rPr>
          <w:instrText xml:space="preserve"> PAGEREF _Toc135856841 \h </w:instrText>
        </w:r>
        <w:r>
          <w:rPr>
            <w:noProof/>
            <w:webHidden/>
          </w:rPr>
        </w:r>
        <w:r>
          <w:rPr>
            <w:noProof/>
            <w:webHidden/>
          </w:rPr>
          <w:fldChar w:fldCharType="separate"/>
        </w:r>
        <w:r>
          <w:rPr>
            <w:noProof/>
            <w:webHidden/>
          </w:rPr>
          <w:t>43</w:t>
        </w:r>
        <w:r>
          <w:rPr>
            <w:noProof/>
            <w:webHidden/>
          </w:rPr>
          <w:fldChar w:fldCharType="end"/>
        </w:r>
      </w:hyperlink>
    </w:p>
    <w:p w14:paraId="45EB4C22" w14:textId="5320A5E5"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2" w:history="1">
        <w:r w:rsidRPr="008314DC">
          <w:rPr>
            <w:rStyle w:val="Hyperlink"/>
            <w:noProof/>
          </w:rPr>
          <w:t>3.3.3 Huấn luyện mô hình Yolov5l</w:t>
        </w:r>
        <w:r>
          <w:rPr>
            <w:noProof/>
            <w:webHidden/>
          </w:rPr>
          <w:tab/>
        </w:r>
        <w:r>
          <w:rPr>
            <w:noProof/>
            <w:webHidden/>
          </w:rPr>
          <w:fldChar w:fldCharType="begin"/>
        </w:r>
        <w:r>
          <w:rPr>
            <w:noProof/>
            <w:webHidden/>
          </w:rPr>
          <w:instrText xml:space="preserve"> PAGEREF _Toc135856842 \h </w:instrText>
        </w:r>
        <w:r>
          <w:rPr>
            <w:noProof/>
            <w:webHidden/>
          </w:rPr>
        </w:r>
        <w:r>
          <w:rPr>
            <w:noProof/>
            <w:webHidden/>
          </w:rPr>
          <w:fldChar w:fldCharType="separate"/>
        </w:r>
        <w:r>
          <w:rPr>
            <w:noProof/>
            <w:webHidden/>
          </w:rPr>
          <w:t>44</w:t>
        </w:r>
        <w:r>
          <w:rPr>
            <w:noProof/>
            <w:webHidden/>
          </w:rPr>
          <w:fldChar w:fldCharType="end"/>
        </w:r>
      </w:hyperlink>
    </w:p>
    <w:p w14:paraId="6ED49648" w14:textId="1D8A7140"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3" w:history="1">
        <w:r w:rsidRPr="008314DC">
          <w:rPr>
            <w:rStyle w:val="Hyperlink"/>
            <w:noProof/>
          </w:rPr>
          <w:t>3.3.4 Huấn luyện mô hình phân loại</w:t>
        </w:r>
        <w:r>
          <w:rPr>
            <w:noProof/>
            <w:webHidden/>
          </w:rPr>
          <w:tab/>
        </w:r>
        <w:r>
          <w:rPr>
            <w:noProof/>
            <w:webHidden/>
          </w:rPr>
          <w:fldChar w:fldCharType="begin"/>
        </w:r>
        <w:r>
          <w:rPr>
            <w:noProof/>
            <w:webHidden/>
          </w:rPr>
          <w:instrText xml:space="preserve"> PAGEREF _Toc135856843 \h </w:instrText>
        </w:r>
        <w:r>
          <w:rPr>
            <w:noProof/>
            <w:webHidden/>
          </w:rPr>
        </w:r>
        <w:r>
          <w:rPr>
            <w:noProof/>
            <w:webHidden/>
          </w:rPr>
          <w:fldChar w:fldCharType="separate"/>
        </w:r>
        <w:r>
          <w:rPr>
            <w:noProof/>
            <w:webHidden/>
          </w:rPr>
          <w:t>44</w:t>
        </w:r>
        <w:r>
          <w:rPr>
            <w:noProof/>
            <w:webHidden/>
          </w:rPr>
          <w:fldChar w:fldCharType="end"/>
        </w:r>
      </w:hyperlink>
    </w:p>
    <w:p w14:paraId="6C963181" w14:textId="66AB010B" w:rsidR="002A5ACF" w:rsidRDefault="002A5ACF">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44" w:history="1">
        <w:r w:rsidRPr="008314DC">
          <w:rPr>
            <w:rStyle w:val="Hyperlink"/>
            <w:noProof/>
          </w:rPr>
          <w:t>CHƯƠNG IV: KẾT QUẢ</w:t>
        </w:r>
        <w:r>
          <w:rPr>
            <w:noProof/>
            <w:webHidden/>
          </w:rPr>
          <w:tab/>
        </w:r>
        <w:r>
          <w:rPr>
            <w:noProof/>
            <w:webHidden/>
          </w:rPr>
          <w:fldChar w:fldCharType="begin"/>
        </w:r>
        <w:r>
          <w:rPr>
            <w:noProof/>
            <w:webHidden/>
          </w:rPr>
          <w:instrText xml:space="preserve"> PAGEREF _Toc135856844 \h </w:instrText>
        </w:r>
        <w:r>
          <w:rPr>
            <w:noProof/>
            <w:webHidden/>
          </w:rPr>
        </w:r>
        <w:r>
          <w:rPr>
            <w:noProof/>
            <w:webHidden/>
          </w:rPr>
          <w:fldChar w:fldCharType="separate"/>
        </w:r>
        <w:r>
          <w:rPr>
            <w:noProof/>
            <w:webHidden/>
          </w:rPr>
          <w:t>45</w:t>
        </w:r>
        <w:r>
          <w:rPr>
            <w:noProof/>
            <w:webHidden/>
          </w:rPr>
          <w:fldChar w:fldCharType="end"/>
        </w:r>
      </w:hyperlink>
    </w:p>
    <w:p w14:paraId="58F60AB0" w14:textId="4C3AB95E"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45" w:history="1">
        <w:r w:rsidRPr="008314DC">
          <w:rPr>
            <w:rStyle w:val="Hyperlink"/>
            <w:noProof/>
          </w:rPr>
          <w:t>4.1 Kết quả mô hình Yolov5</w:t>
        </w:r>
        <w:r>
          <w:rPr>
            <w:noProof/>
            <w:webHidden/>
          </w:rPr>
          <w:tab/>
        </w:r>
        <w:r>
          <w:rPr>
            <w:noProof/>
            <w:webHidden/>
          </w:rPr>
          <w:fldChar w:fldCharType="begin"/>
        </w:r>
        <w:r>
          <w:rPr>
            <w:noProof/>
            <w:webHidden/>
          </w:rPr>
          <w:instrText xml:space="preserve"> PAGEREF _Toc135856845 \h </w:instrText>
        </w:r>
        <w:r>
          <w:rPr>
            <w:noProof/>
            <w:webHidden/>
          </w:rPr>
        </w:r>
        <w:r>
          <w:rPr>
            <w:noProof/>
            <w:webHidden/>
          </w:rPr>
          <w:fldChar w:fldCharType="separate"/>
        </w:r>
        <w:r>
          <w:rPr>
            <w:noProof/>
            <w:webHidden/>
          </w:rPr>
          <w:t>45</w:t>
        </w:r>
        <w:r>
          <w:rPr>
            <w:noProof/>
            <w:webHidden/>
          </w:rPr>
          <w:fldChar w:fldCharType="end"/>
        </w:r>
      </w:hyperlink>
    </w:p>
    <w:p w14:paraId="7204E045" w14:textId="3B3837D0"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46" w:history="1">
        <w:r w:rsidRPr="008314DC">
          <w:rPr>
            <w:rStyle w:val="Hyperlink"/>
            <w:noProof/>
          </w:rPr>
          <w:t>4.2 Kết quả mô hình phân loại</w:t>
        </w:r>
        <w:r>
          <w:rPr>
            <w:noProof/>
            <w:webHidden/>
          </w:rPr>
          <w:tab/>
        </w:r>
        <w:r>
          <w:rPr>
            <w:noProof/>
            <w:webHidden/>
          </w:rPr>
          <w:fldChar w:fldCharType="begin"/>
        </w:r>
        <w:r>
          <w:rPr>
            <w:noProof/>
            <w:webHidden/>
          </w:rPr>
          <w:instrText xml:space="preserve"> PAGEREF _Toc135856846 \h </w:instrText>
        </w:r>
        <w:r>
          <w:rPr>
            <w:noProof/>
            <w:webHidden/>
          </w:rPr>
        </w:r>
        <w:r>
          <w:rPr>
            <w:noProof/>
            <w:webHidden/>
          </w:rPr>
          <w:fldChar w:fldCharType="separate"/>
        </w:r>
        <w:r>
          <w:rPr>
            <w:noProof/>
            <w:webHidden/>
          </w:rPr>
          <w:t>47</w:t>
        </w:r>
        <w:r>
          <w:rPr>
            <w:noProof/>
            <w:webHidden/>
          </w:rPr>
          <w:fldChar w:fldCharType="end"/>
        </w:r>
      </w:hyperlink>
    </w:p>
    <w:p w14:paraId="401CAB35" w14:textId="5397C854" w:rsidR="002A5ACF" w:rsidRDefault="002A5ACF">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47" w:history="1">
        <w:r w:rsidRPr="008314DC">
          <w:rPr>
            <w:rStyle w:val="Hyperlink"/>
            <w:noProof/>
          </w:rPr>
          <w:t>CHƯƠNG V: KẾT LUẬN VÀ HƯỚNG PHÁT TRIỂN</w:t>
        </w:r>
        <w:r>
          <w:rPr>
            <w:noProof/>
            <w:webHidden/>
          </w:rPr>
          <w:tab/>
        </w:r>
        <w:r>
          <w:rPr>
            <w:noProof/>
            <w:webHidden/>
          </w:rPr>
          <w:fldChar w:fldCharType="begin"/>
        </w:r>
        <w:r>
          <w:rPr>
            <w:noProof/>
            <w:webHidden/>
          </w:rPr>
          <w:instrText xml:space="preserve"> PAGEREF _Toc135856847 \h </w:instrText>
        </w:r>
        <w:r>
          <w:rPr>
            <w:noProof/>
            <w:webHidden/>
          </w:rPr>
        </w:r>
        <w:r>
          <w:rPr>
            <w:noProof/>
            <w:webHidden/>
          </w:rPr>
          <w:fldChar w:fldCharType="separate"/>
        </w:r>
        <w:r>
          <w:rPr>
            <w:noProof/>
            <w:webHidden/>
          </w:rPr>
          <w:t>48</w:t>
        </w:r>
        <w:r>
          <w:rPr>
            <w:noProof/>
            <w:webHidden/>
          </w:rPr>
          <w:fldChar w:fldCharType="end"/>
        </w:r>
      </w:hyperlink>
    </w:p>
    <w:p w14:paraId="26E0D8B6" w14:textId="7FB2D320"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48" w:history="1">
        <w:r w:rsidRPr="008314DC">
          <w:rPr>
            <w:rStyle w:val="Hyperlink"/>
            <w:noProof/>
          </w:rPr>
          <w:t>5.1 Kết luận</w:t>
        </w:r>
        <w:r>
          <w:rPr>
            <w:noProof/>
            <w:webHidden/>
          </w:rPr>
          <w:tab/>
        </w:r>
        <w:r>
          <w:rPr>
            <w:noProof/>
            <w:webHidden/>
          </w:rPr>
          <w:fldChar w:fldCharType="begin"/>
        </w:r>
        <w:r>
          <w:rPr>
            <w:noProof/>
            <w:webHidden/>
          </w:rPr>
          <w:instrText xml:space="preserve"> PAGEREF _Toc135856848 \h </w:instrText>
        </w:r>
        <w:r>
          <w:rPr>
            <w:noProof/>
            <w:webHidden/>
          </w:rPr>
        </w:r>
        <w:r>
          <w:rPr>
            <w:noProof/>
            <w:webHidden/>
          </w:rPr>
          <w:fldChar w:fldCharType="separate"/>
        </w:r>
        <w:r>
          <w:rPr>
            <w:noProof/>
            <w:webHidden/>
          </w:rPr>
          <w:t>48</w:t>
        </w:r>
        <w:r>
          <w:rPr>
            <w:noProof/>
            <w:webHidden/>
          </w:rPr>
          <w:fldChar w:fldCharType="end"/>
        </w:r>
      </w:hyperlink>
    </w:p>
    <w:p w14:paraId="1AE68A66" w14:textId="07EC3149"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9" w:history="1">
        <w:r w:rsidRPr="008314DC">
          <w:rPr>
            <w:rStyle w:val="Hyperlink"/>
            <w:noProof/>
          </w:rPr>
          <w:t>5.1.1 Kết quả thu được</w:t>
        </w:r>
        <w:r>
          <w:rPr>
            <w:noProof/>
            <w:webHidden/>
          </w:rPr>
          <w:tab/>
        </w:r>
        <w:r>
          <w:rPr>
            <w:noProof/>
            <w:webHidden/>
          </w:rPr>
          <w:fldChar w:fldCharType="begin"/>
        </w:r>
        <w:r>
          <w:rPr>
            <w:noProof/>
            <w:webHidden/>
          </w:rPr>
          <w:instrText xml:space="preserve"> PAGEREF _Toc135856849 \h </w:instrText>
        </w:r>
        <w:r>
          <w:rPr>
            <w:noProof/>
            <w:webHidden/>
          </w:rPr>
        </w:r>
        <w:r>
          <w:rPr>
            <w:noProof/>
            <w:webHidden/>
          </w:rPr>
          <w:fldChar w:fldCharType="separate"/>
        </w:r>
        <w:r>
          <w:rPr>
            <w:noProof/>
            <w:webHidden/>
          </w:rPr>
          <w:t>48</w:t>
        </w:r>
        <w:r>
          <w:rPr>
            <w:noProof/>
            <w:webHidden/>
          </w:rPr>
          <w:fldChar w:fldCharType="end"/>
        </w:r>
      </w:hyperlink>
    </w:p>
    <w:p w14:paraId="19581B16" w14:textId="514377CE"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50" w:history="1">
        <w:r w:rsidRPr="008314DC">
          <w:rPr>
            <w:rStyle w:val="Hyperlink"/>
            <w:noProof/>
          </w:rPr>
          <w:t>5.1.2 Kiến thức</w:t>
        </w:r>
        <w:r>
          <w:rPr>
            <w:noProof/>
            <w:webHidden/>
          </w:rPr>
          <w:tab/>
        </w:r>
        <w:r>
          <w:rPr>
            <w:noProof/>
            <w:webHidden/>
          </w:rPr>
          <w:fldChar w:fldCharType="begin"/>
        </w:r>
        <w:r>
          <w:rPr>
            <w:noProof/>
            <w:webHidden/>
          </w:rPr>
          <w:instrText xml:space="preserve"> PAGEREF _Toc135856850 \h </w:instrText>
        </w:r>
        <w:r>
          <w:rPr>
            <w:noProof/>
            <w:webHidden/>
          </w:rPr>
        </w:r>
        <w:r>
          <w:rPr>
            <w:noProof/>
            <w:webHidden/>
          </w:rPr>
          <w:fldChar w:fldCharType="separate"/>
        </w:r>
        <w:r>
          <w:rPr>
            <w:noProof/>
            <w:webHidden/>
          </w:rPr>
          <w:t>48</w:t>
        </w:r>
        <w:r>
          <w:rPr>
            <w:noProof/>
            <w:webHidden/>
          </w:rPr>
          <w:fldChar w:fldCharType="end"/>
        </w:r>
      </w:hyperlink>
    </w:p>
    <w:p w14:paraId="6413DF06" w14:textId="0A4BF243" w:rsidR="002A5ACF" w:rsidRDefault="002A5ACF">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51" w:history="1">
        <w:r w:rsidRPr="008314DC">
          <w:rPr>
            <w:rStyle w:val="Hyperlink"/>
            <w:noProof/>
          </w:rPr>
          <w:t>5.1.3 Kỹ năng</w:t>
        </w:r>
        <w:r>
          <w:rPr>
            <w:noProof/>
            <w:webHidden/>
          </w:rPr>
          <w:tab/>
        </w:r>
        <w:r>
          <w:rPr>
            <w:noProof/>
            <w:webHidden/>
          </w:rPr>
          <w:fldChar w:fldCharType="begin"/>
        </w:r>
        <w:r>
          <w:rPr>
            <w:noProof/>
            <w:webHidden/>
          </w:rPr>
          <w:instrText xml:space="preserve"> PAGEREF _Toc135856851 \h </w:instrText>
        </w:r>
        <w:r>
          <w:rPr>
            <w:noProof/>
            <w:webHidden/>
          </w:rPr>
        </w:r>
        <w:r>
          <w:rPr>
            <w:noProof/>
            <w:webHidden/>
          </w:rPr>
          <w:fldChar w:fldCharType="separate"/>
        </w:r>
        <w:r>
          <w:rPr>
            <w:noProof/>
            <w:webHidden/>
          </w:rPr>
          <w:t>48</w:t>
        </w:r>
        <w:r>
          <w:rPr>
            <w:noProof/>
            <w:webHidden/>
          </w:rPr>
          <w:fldChar w:fldCharType="end"/>
        </w:r>
      </w:hyperlink>
    </w:p>
    <w:p w14:paraId="695FE6AF" w14:textId="090477AC" w:rsidR="002A5ACF" w:rsidRDefault="002A5ACF">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52" w:history="1">
        <w:r w:rsidRPr="008314DC">
          <w:rPr>
            <w:rStyle w:val="Hyperlink"/>
            <w:noProof/>
          </w:rPr>
          <w:t>5.2 Hướng phát triển</w:t>
        </w:r>
        <w:r>
          <w:rPr>
            <w:noProof/>
            <w:webHidden/>
          </w:rPr>
          <w:tab/>
        </w:r>
        <w:r>
          <w:rPr>
            <w:noProof/>
            <w:webHidden/>
          </w:rPr>
          <w:fldChar w:fldCharType="begin"/>
        </w:r>
        <w:r>
          <w:rPr>
            <w:noProof/>
            <w:webHidden/>
          </w:rPr>
          <w:instrText xml:space="preserve"> PAGEREF _Toc135856852 \h </w:instrText>
        </w:r>
        <w:r>
          <w:rPr>
            <w:noProof/>
            <w:webHidden/>
          </w:rPr>
        </w:r>
        <w:r>
          <w:rPr>
            <w:noProof/>
            <w:webHidden/>
          </w:rPr>
          <w:fldChar w:fldCharType="separate"/>
        </w:r>
        <w:r>
          <w:rPr>
            <w:noProof/>
            <w:webHidden/>
          </w:rPr>
          <w:t>48</w:t>
        </w:r>
        <w:r>
          <w:rPr>
            <w:noProof/>
            <w:webHidden/>
          </w:rPr>
          <w:fldChar w:fldCharType="end"/>
        </w:r>
      </w:hyperlink>
    </w:p>
    <w:p w14:paraId="1F21AAEE" w14:textId="74F5D86B" w:rsidR="002A5ACF" w:rsidRDefault="002A5ACF">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53" w:history="1">
        <w:r w:rsidRPr="008314DC">
          <w:rPr>
            <w:rStyle w:val="Hyperlink"/>
            <w:noProof/>
          </w:rPr>
          <w:t>TÀI LIỆU THAM KHẢO</w:t>
        </w:r>
        <w:r>
          <w:rPr>
            <w:noProof/>
            <w:webHidden/>
          </w:rPr>
          <w:tab/>
        </w:r>
        <w:r>
          <w:rPr>
            <w:noProof/>
            <w:webHidden/>
          </w:rPr>
          <w:fldChar w:fldCharType="begin"/>
        </w:r>
        <w:r>
          <w:rPr>
            <w:noProof/>
            <w:webHidden/>
          </w:rPr>
          <w:instrText xml:space="preserve"> PAGEREF _Toc135856853 \h </w:instrText>
        </w:r>
        <w:r>
          <w:rPr>
            <w:noProof/>
            <w:webHidden/>
          </w:rPr>
        </w:r>
        <w:r>
          <w:rPr>
            <w:noProof/>
            <w:webHidden/>
          </w:rPr>
          <w:fldChar w:fldCharType="separate"/>
        </w:r>
        <w:r>
          <w:rPr>
            <w:noProof/>
            <w:webHidden/>
          </w:rPr>
          <w:t>50</w:t>
        </w:r>
        <w:r>
          <w:rPr>
            <w:noProof/>
            <w:webHidden/>
          </w:rPr>
          <w:fldChar w:fldCharType="end"/>
        </w:r>
      </w:hyperlink>
    </w:p>
    <w:p w14:paraId="69A740C1" w14:textId="7A32188D" w:rsidR="002A5ACF" w:rsidRDefault="002A5ACF">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54" w:history="1">
        <w:r w:rsidRPr="008314DC">
          <w:rPr>
            <w:rStyle w:val="Hyperlink"/>
            <w:noProof/>
          </w:rPr>
          <w:t>NHẬT KÝ LÀM VIỆC</w:t>
        </w:r>
        <w:r>
          <w:rPr>
            <w:noProof/>
            <w:webHidden/>
          </w:rPr>
          <w:tab/>
        </w:r>
        <w:r>
          <w:rPr>
            <w:noProof/>
            <w:webHidden/>
          </w:rPr>
          <w:fldChar w:fldCharType="begin"/>
        </w:r>
        <w:r>
          <w:rPr>
            <w:noProof/>
            <w:webHidden/>
          </w:rPr>
          <w:instrText xml:space="preserve"> PAGEREF _Toc135856854 \h </w:instrText>
        </w:r>
        <w:r>
          <w:rPr>
            <w:noProof/>
            <w:webHidden/>
          </w:rPr>
        </w:r>
        <w:r>
          <w:rPr>
            <w:noProof/>
            <w:webHidden/>
          </w:rPr>
          <w:fldChar w:fldCharType="separate"/>
        </w:r>
        <w:r>
          <w:rPr>
            <w:noProof/>
            <w:webHidden/>
          </w:rPr>
          <w:t>60</w:t>
        </w:r>
        <w:r>
          <w:rPr>
            <w:noProof/>
            <w:webHidden/>
          </w:rPr>
          <w:fldChar w:fldCharType="end"/>
        </w:r>
      </w:hyperlink>
    </w:p>
    <w:p w14:paraId="7615ABFE" w14:textId="4B1ADACE" w:rsidR="00017377" w:rsidRDefault="002A5ACF" w:rsidP="002A5ACF">
      <w:pPr>
        <w:tabs>
          <w:tab w:val="left" w:pos="2520"/>
          <w:tab w:val="center" w:pos="4394"/>
        </w:tabs>
        <w:ind w:left="3" w:hanging="3"/>
      </w:pPr>
      <w:r>
        <w:fldChar w:fldCharType="end"/>
      </w:r>
    </w:p>
    <w:p w14:paraId="38741D0B" w14:textId="77777777" w:rsidR="00017377" w:rsidRDefault="00017377" w:rsidP="00017377">
      <w:pPr>
        <w:ind w:left="3" w:hanging="3"/>
        <w:jc w:val="center"/>
        <w:rPr>
          <w:sz w:val="28"/>
          <w:szCs w:val="28"/>
        </w:rPr>
      </w:pPr>
      <w:r>
        <w:br w:type="page"/>
      </w:r>
      <w:r>
        <w:rPr>
          <w:b/>
          <w:sz w:val="28"/>
          <w:szCs w:val="28"/>
        </w:rPr>
        <w:lastRenderedPageBreak/>
        <w:t>MỤC LỤC HÌNH ẢNH</w:t>
      </w:r>
    </w:p>
    <w:p w14:paraId="380BCF10" w14:textId="7515CC9D" w:rsidR="002A5ACF" w:rsidRPr="002A5ACF" w:rsidRDefault="002A5ACF">
      <w:pPr>
        <w:pStyle w:val="TableofFigures"/>
        <w:tabs>
          <w:tab w:val="right" w:leader="dot" w:pos="8778"/>
        </w:tabs>
        <w:rPr>
          <w:rStyle w:val="Hyperlink"/>
        </w:rPr>
      </w:pPr>
      <w:r w:rsidRPr="002A5ACF">
        <w:rPr>
          <w:rStyle w:val="Hyperlink"/>
          <w:noProof/>
        </w:rPr>
        <w:fldChar w:fldCharType="begin"/>
      </w:r>
      <w:r w:rsidRPr="002A5ACF">
        <w:rPr>
          <w:rStyle w:val="Hyperlink"/>
          <w:noProof/>
        </w:rPr>
        <w:instrText xml:space="preserve"> TOC \h \z \c "Hình 2. " </w:instrText>
      </w:r>
      <w:r w:rsidRPr="002A5ACF">
        <w:rPr>
          <w:rStyle w:val="Hyperlink"/>
          <w:noProof/>
        </w:rPr>
        <w:fldChar w:fldCharType="separate"/>
      </w:r>
      <w:hyperlink w:anchor="_Toc135856855" w:history="1">
        <w:r w:rsidRPr="006F6849">
          <w:rPr>
            <w:rStyle w:val="Hyperlink"/>
            <w:noProof/>
          </w:rPr>
          <w:t>Hình 2.1 Hình ảnh minh họa sơ khai về Yolo</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_Toc135856855 \h </w:instrText>
        </w:r>
        <w:r w:rsidRPr="002A5ACF">
          <w:rPr>
            <w:rStyle w:val="Hyperlink"/>
            <w:webHidden/>
          </w:rPr>
        </w:r>
        <w:r w:rsidRPr="002A5ACF">
          <w:rPr>
            <w:rStyle w:val="Hyperlink"/>
            <w:webHidden/>
          </w:rPr>
          <w:fldChar w:fldCharType="separate"/>
        </w:r>
        <w:r w:rsidRPr="002A5ACF">
          <w:rPr>
            <w:rStyle w:val="Hyperlink"/>
            <w:webHidden/>
          </w:rPr>
          <w:t>8</w:t>
        </w:r>
        <w:r w:rsidRPr="002A5ACF">
          <w:rPr>
            <w:rStyle w:val="Hyperlink"/>
            <w:webHidden/>
          </w:rPr>
          <w:fldChar w:fldCharType="end"/>
        </w:r>
      </w:hyperlink>
    </w:p>
    <w:p w14:paraId="38135B33" w14:textId="4FA9AB47" w:rsidR="002A5ACF" w:rsidRPr="002A5ACF" w:rsidRDefault="002A5ACF">
      <w:pPr>
        <w:pStyle w:val="TableofFigures"/>
        <w:tabs>
          <w:tab w:val="right" w:leader="dot" w:pos="8778"/>
        </w:tabs>
        <w:rPr>
          <w:rStyle w:val="Hyperlink"/>
        </w:rPr>
      </w:pPr>
      <w:hyperlink r:id="rId10" w:anchor="_Toc135856856" w:history="1">
        <w:r w:rsidRPr="006F6849">
          <w:rPr>
            <w:rStyle w:val="Hyperlink"/>
            <w:noProof/>
          </w:rPr>
          <w:t>Hình 2.2 Kiến trúc Yolo</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_Toc135856856 \h </w:instrText>
        </w:r>
        <w:r w:rsidRPr="002A5ACF">
          <w:rPr>
            <w:rStyle w:val="Hyperlink"/>
            <w:webHidden/>
          </w:rPr>
        </w:r>
        <w:r w:rsidRPr="002A5ACF">
          <w:rPr>
            <w:rStyle w:val="Hyperlink"/>
            <w:webHidden/>
          </w:rPr>
          <w:fldChar w:fldCharType="separate"/>
        </w:r>
        <w:r w:rsidRPr="002A5ACF">
          <w:rPr>
            <w:rStyle w:val="Hyperlink"/>
            <w:webHidden/>
          </w:rPr>
          <w:t>9</w:t>
        </w:r>
        <w:r w:rsidRPr="002A5ACF">
          <w:rPr>
            <w:rStyle w:val="Hyperlink"/>
            <w:webHidden/>
          </w:rPr>
          <w:fldChar w:fldCharType="end"/>
        </w:r>
      </w:hyperlink>
    </w:p>
    <w:p w14:paraId="599E8AD1" w14:textId="05344BF3" w:rsidR="002A5ACF" w:rsidRPr="002A5ACF" w:rsidRDefault="002A5ACF">
      <w:pPr>
        <w:pStyle w:val="TableofFigures"/>
        <w:tabs>
          <w:tab w:val="right" w:leader="dot" w:pos="8778"/>
        </w:tabs>
        <w:rPr>
          <w:rStyle w:val="Hyperlink"/>
        </w:rPr>
      </w:pPr>
      <w:hyperlink w:anchor="_Toc135856857" w:history="1">
        <w:r w:rsidRPr="006F6849">
          <w:rPr>
            <w:rStyle w:val="Hyperlink"/>
            <w:noProof/>
          </w:rPr>
          <w:t>Hình 2.3 Kiến trúc Pyramid Network.</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_Toc135856857 \h </w:instrText>
        </w:r>
        <w:r w:rsidRPr="002A5ACF">
          <w:rPr>
            <w:rStyle w:val="Hyperlink"/>
            <w:webHidden/>
          </w:rPr>
        </w:r>
        <w:r w:rsidRPr="002A5ACF">
          <w:rPr>
            <w:rStyle w:val="Hyperlink"/>
            <w:webHidden/>
          </w:rPr>
          <w:fldChar w:fldCharType="separate"/>
        </w:r>
        <w:r w:rsidRPr="002A5ACF">
          <w:rPr>
            <w:rStyle w:val="Hyperlink"/>
            <w:webHidden/>
          </w:rPr>
          <w:t>10</w:t>
        </w:r>
        <w:r w:rsidRPr="002A5ACF">
          <w:rPr>
            <w:rStyle w:val="Hyperlink"/>
            <w:webHidden/>
          </w:rPr>
          <w:fldChar w:fldCharType="end"/>
        </w:r>
      </w:hyperlink>
    </w:p>
    <w:p w14:paraId="32406538" w14:textId="085A91BF" w:rsidR="002A5ACF" w:rsidRPr="002A5ACF" w:rsidRDefault="002A5ACF">
      <w:pPr>
        <w:pStyle w:val="TableofFigures"/>
        <w:tabs>
          <w:tab w:val="right" w:leader="dot" w:pos="8778"/>
        </w:tabs>
        <w:rPr>
          <w:rStyle w:val="Hyperlink"/>
        </w:rPr>
      </w:pPr>
      <w:hyperlink w:anchor="_Toc135856858" w:history="1">
        <w:r w:rsidRPr="006F6849">
          <w:rPr>
            <w:rStyle w:val="Hyperlink"/>
            <w:noProof/>
          </w:rPr>
          <w:t>Hình 2.4 Kiến trúc mạng Yolov5</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_Toc135856858 \h </w:instrText>
        </w:r>
        <w:r w:rsidRPr="002A5ACF">
          <w:rPr>
            <w:rStyle w:val="Hyperlink"/>
            <w:webHidden/>
          </w:rPr>
        </w:r>
        <w:r w:rsidRPr="002A5ACF">
          <w:rPr>
            <w:rStyle w:val="Hyperlink"/>
            <w:webHidden/>
          </w:rPr>
          <w:fldChar w:fldCharType="separate"/>
        </w:r>
        <w:r w:rsidRPr="002A5ACF">
          <w:rPr>
            <w:rStyle w:val="Hyperlink"/>
            <w:webHidden/>
          </w:rPr>
          <w:t>11</w:t>
        </w:r>
        <w:r w:rsidRPr="002A5ACF">
          <w:rPr>
            <w:rStyle w:val="Hyperlink"/>
            <w:webHidden/>
          </w:rPr>
          <w:fldChar w:fldCharType="end"/>
        </w:r>
      </w:hyperlink>
    </w:p>
    <w:p w14:paraId="6B77E165" w14:textId="32BA765E" w:rsidR="002A5ACF" w:rsidRPr="002A5ACF" w:rsidRDefault="002A5ACF">
      <w:pPr>
        <w:pStyle w:val="TableofFigures"/>
        <w:tabs>
          <w:tab w:val="right" w:leader="dot" w:pos="8778"/>
        </w:tabs>
        <w:rPr>
          <w:rStyle w:val="Hyperlink"/>
        </w:rPr>
      </w:pPr>
      <w:hyperlink r:id="rId11" w:anchor="_Toc135856859" w:history="1">
        <w:r w:rsidRPr="006F6849">
          <w:rPr>
            <w:rStyle w:val="Hyperlink"/>
            <w:noProof/>
          </w:rPr>
          <w:t>Hình 2.5 Mô hình LSTM.</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_Toc135856859 \h </w:instrText>
        </w:r>
        <w:r w:rsidRPr="002A5ACF">
          <w:rPr>
            <w:rStyle w:val="Hyperlink"/>
            <w:webHidden/>
          </w:rPr>
        </w:r>
        <w:r w:rsidRPr="002A5ACF">
          <w:rPr>
            <w:rStyle w:val="Hyperlink"/>
            <w:webHidden/>
          </w:rPr>
          <w:fldChar w:fldCharType="separate"/>
        </w:r>
        <w:r w:rsidRPr="002A5ACF">
          <w:rPr>
            <w:rStyle w:val="Hyperlink"/>
            <w:webHidden/>
          </w:rPr>
          <w:t>17</w:t>
        </w:r>
        <w:r w:rsidRPr="002A5ACF">
          <w:rPr>
            <w:rStyle w:val="Hyperlink"/>
            <w:webHidden/>
          </w:rPr>
          <w:fldChar w:fldCharType="end"/>
        </w:r>
      </w:hyperlink>
    </w:p>
    <w:p w14:paraId="710EC78A" w14:textId="3A13AEB9" w:rsidR="002A5ACF" w:rsidRPr="002A5ACF" w:rsidRDefault="002A5ACF">
      <w:pPr>
        <w:pStyle w:val="TableofFigures"/>
        <w:tabs>
          <w:tab w:val="right" w:leader="dot" w:pos="8778"/>
        </w:tabs>
        <w:rPr>
          <w:rStyle w:val="Hyperlink"/>
        </w:rPr>
      </w:pPr>
      <w:hyperlink r:id="rId12" w:anchor="_Toc135856860" w:history="1">
        <w:r w:rsidRPr="006F6849">
          <w:rPr>
            <w:rStyle w:val="Hyperlink"/>
            <w:noProof/>
          </w:rPr>
          <w:t>Hình 2.6 Single Residual Block.</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_Toc135856860 \h </w:instrText>
        </w:r>
        <w:r w:rsidRPr="002A5ACF">
          <w:rPr>
            <w:rStyle w:val="Hyperlink"/>
            <w:webHidden/>
          </w:rPr>
        </w:r>
        <w:r w:rsidRPr="002A5ACF">
          <w:rPr>
            <w:rStyle w:val="Hyperlink"/>
            <w:webHidden/>
          </w:rPr>
          <w:fldChar w:fldCharType="separate"/>
        </w:r>
        <w:r w:rsidRPr="002A5ACF">
          <w:rPr>
            <w:rStyle w:val="Hyperlink"/>
            <w:webHidden/>
          </w:rPr>
          <w:t>19</w:t>
        </w:r>
        <w:r w:rsidRPr="002A5ACF">
          <w:rPr>
            <w:rStyle w:val="Hyperlink"/>
            <w:webHidden/>
          </w:rPr>
          <w:fldChar w:fldCharType="end"/>
        </w:r>
      </w:hyperlink>
    </w:p>
    <w:p w14:paraId="5F09F00B" w14:textId="0C4D0478" w:rsidR="002A5ACF" w:rsidRPr="002A5ACF" w:rsidRDefault="002A5ACF">
      <w:pPr>
        <w:pStyle w:val="TableofFigures"/>
        <w:tabs>
          <w:tab w:val="right" w:leader="dot" w:pos="8778"/>
        </w:tabs>
        <w:rPr>
          <w:rStyle w:val="Hyperlink"/>
        </w:rPr>
      </w:pPr>
      <w:hyperlink r:id="rId13" w:anchor="_Toc135856861" w:history="1">
        <w:r w:rsidRPr="006F6849">
          <w:rPr>
            <w:rStyle w:val="Hyperlink"/>
            <w:noProof/>
          </w:rPr>
          <w:t>Hình 2.7 Kiến trúc mạng ResNet50.</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_Toc135856861 \h </w:instrText>
        </w:r>
        <w:r w:rsidRPr="002A5ACF">
          <w:rPr>
            <w:rStyle w:val="Hyperlink"/>
            <w:webHidden/>
          </w:rPr>
        </w:r>
        <w:r w:rsidRPr="002A5ACF">
          <w:rPr>
            <w:rStyle w:val="Hyperlink"/>
            <w:webHidden/>
          </w:rPr>
          <w:fldChar w:fldCharType="separate"/>
        </w:r>
        <w:r w:rsidRPr="002A5ACF">
          <w:rPr>
            <w:rStyle w:val="Hyperlink"/>
            <w:webHidden/>
          </w:rPr>
          <w:t>20</w:t>
        </w:r>
        <w:r w:rsidRPr="002A5ACF">
          <w:rPr>
            <w:rStyle w:val="Hyperlink"/>
            <w:webHidden/>
          </w:rPr>
          <w:fldChar w:fldCharType="end"/>
        </w:r>
      </w:hyperlink>
    </w:p>
    <w:p w14:paraId="1B4ABA07" w14:textId="1BA89C70" w:rsidR="002A5ACF" w:rsidRPr="002A5ACF" w:rsidRDefault="002A5ACF">
      <w:pPr>
        <w:pStyle w:val="TableofFigures"/>
        <w:tabs>
          <w:tab w:val="right" w:leader="dot" w:pos="8778"/>
        </w:tabs>
        <w:rPr>
          <w:rStyle w:val="Hyperlink"/>
        </w:rPr>
      </w:pPr>
      <w:hyperlink r:id="rId14" w:anchor="_Toc135856862" w:history="1">
        <w:r w:rsidRPr="006F6849">
          <w:rPr>
            <w:rStyle w:val="Hyperlink"/>
            <w:noProof/>
          </w:rPr>
          <w:t>Hình 2.8 Decision Tree [34]</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_Toc135856862 \h </w:instrText>
        </w:r>
        <w:r w:rsidRPr="002A5ACF">
          <w:rPr>
            <w:rStyle w:val="Hyperlink"/>
            <w:webHidden/>
          </w:rPr>
        </w:r>
        <w:r w:rsidRPr="002A5ACF">
          <w:rPr>
            <w:rStyle w:val="Hyperlink"/>
            <w:webHidden/>
          </w:rPr>
          <w:fldChar w:fldCharType="separate"/>
        </w:r>
        <w:r w:rsidRPr="002A5ACF">
          <w:rPr>
            <w:rStyle w:val="Hyperlink"/>
            <w:webHidden/>
          </w:rPr>
          <w:t>22</w:t>
        </w:r>
        <w:r w:rsidRPr="002A5ACF">
          <w:rPr>
            <w:rStyle w:val="Hyperlink"/>
            <w:webHidden/>
          </w:rPr>
          <w:fldChar w:fldCharType="end"/>
        </w:r>
      </w:hyperlink>
    </w:p>
    <w:p w14:paraId="1CCF64D4" w14:textId="2D888D99" w:rsidR="002A5ACF" w:rsidRPr="002A5ACF" w:rsidRDefault="002A5ACF">
      <w:pPr>
        <w:pStyle w:val="TableofFigures"/>
        <w:tabs>
          <w:tab w:val="right" w:leader="dot" w:pos="8778"/>
        </w:tabs>
        <w:rPr>
          <w:rStyle w:val="Hyperlink"/>
        </w:rPr>
      </w:pPr>
      <w:hyperlink r:id="rId15" w:anchor="_Toc135856863" w:history="1">
        <w:r w:rsidRPr="006F6849">
          <w:rPr>
            <w:rStyle w:val="Hyperlink"/>
            <w:noProof/>
          </w:rPr>
          <w:t>Hình 2.9 Hình minh họa về cây quyết định.[43]</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_Toc135856863 \h </w:instrText>
        </w:r>
        <w:r w:rsidRPr="002A5ACF">
          <w:rPr>
            <w:rStyle w:val="Hyperlink"/>
            <w:webHidden/>
          </w:rPr>
        </w:r>
        <w:r w:rsidRPr="002A5ACF">
          <w:rPr>
            <w:rStyle w:val="Hyperlink"/>
            <w:webHidden/>
          </w:rPr>
          <w:fldChar w:fldCharType="separate"/>
        </w:r>
        <w:r w:rsidRPr="002A5ACF">
          <w:rPr>
            <w:rStyle w:val="Hyperlink"/>
            <w:webHidden/>
          </w:rPr>
          <w:t>23</w:t>
        </w:r>
        <w:r w:rsidRPr="002A5ACF">
          <w:rPr>
            <w:rStyle w:val="Hyperlink"/>
            <w:webHidden/>
          </w:rPr>
          <w:fldChar w:fldCharType="end"/>
        </w:r>
      </w:hyperlink>
    </w:p>
    <w:p w14:paraId="5B5BDB07" w14:textId="03933A71" w:rsidR="002A5ACF" w:rsidRPr="002A5ACF" w:rsidRDefault="002A5ACF">
      <w:pPr>
        <w:pStyle w:val="TableofFigures"/>
        <w:tabs>
          <w:tab w:val="right" w:leader="dot" w:pos="8778"/>
        </w:tabs>
        <w:rPr>
          <w:rStyle w:val="Hyperlink"/>
        </w:rPr>
      </w:pPr>
      <w:hyperlink r:id="rId16" w:anchor="_Toc135856864" w:history="1">
        <w:r w:rsidRPr="006F6849">
          <w:rPr>
            <w:rStyle w:val="Hyperlink"/>
            <w:noProof/>
          </w:rPr>
          <w:t>Hình 2.10 Mô hình Random Forest</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_Toc135856864 \h </w:instrText>
        </w:r>
        <w:r w:rsidRPr="002A5ACF">
          <w:rPr>
            <w:rStyle w:val="Hyperlink"/>
            <w:webHidden/>
          </w:rPr>
        </w:r>
        <w:r w:rsidRPr="002A5ACF">
          <w:rPr>
            <w:rStyle w:val="Hyperlink"/>
            <w:webHidden/>
          </w:rPr>
          <w:fldChar w:fldCharType="separate"/>
        </w:r>
        <w:r w:rsidRPr="002A5ACF">
          <w:rPr>
            <w:rStyle w:val="Hyperlink"/>
            <w:webHidden/>
          </w:rPr>
          <w:t>24</w:t>
        </w:r>
        <w:r w:rsidRPr="002A5ACF">
          <w:rPr>
            <w:rStyle w:val="Hyperlink"/>
            <w:webHidden/>
          </w:rPr>
          <w:fldChar w:fldCharType="end"/>
        </w:r>
      </w:hyperlink>
    </w:p>
    <w:p w14:paraId="44B77CD5" w14:textId="6BCEC4DF" w:rsidR="00DC0DCE" w:rsidRDefault="002A5ACF">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r w:rsidRPr="002A5ACF">
        <w:rPr>
          <w:rStyle w:val="Hyperlink"/>
          <w:noProof/>
        </w:rPr>
        <w:fldChar w:fldCharType="end"/>
      </w:r>
      <w:r w:rsidR="00DC0DCE">
        <w:rPr>
          <w:rStyle w:val="Hyperlink"/>
        </w:rPr>
        <w:fldChar w:fldCharType="begin"/>
      </w:r>
      <w:r w:rsidR="00DC0DCE">
        <w:rPr>
          <w:rStyle w:val="Hyperlink"/>
        </w:rPr>
        <w:instrText xml:space="preserve"> TOC \h \z \c "Hình 3." </w:instrText>
      </w:r>
      <w:r w:rsidR="00DC0DCE">
        <w:rPr>
          <w:rStyle w:val="Hyperlink"/>
        </w:rPr>
        <w:fldChar w:fldCharType="separate"/>
      </w:r>
      <w:hyperlink w:anchor="_Toc135857388" w:history="1">
        <w:r w:rsidR="00DC0DCE" w:rsidRPr="000C4AA0">
          <w:rPr>
            <w:rStyle w:val="Hyperlink"/>
            <w:noProof/>
          </w:rPr>
          <w:t>Hình 3.1 Hình minh họa về Otsu thresholding</w:t>
        </w:r>
        <w:r w:rsidR="00DC0DCE">
          <w:rPr>
            <w:noProof/>
            <w:webHidden/>
          </w:rPr>
          <w:tab/>
        </w:r>
        <w:r w:rsidR="00DC0DCE">
          <w:rPr>
            <w:noProof/>
            <w:webHidden/>
          </w:rPr>
          <w:fldChar w:fldCharType="begin"/>
        </w:r>
        <w:r w:rsidR="00DC0DCE">
          <w:rPr>
            <w:noProof/>
            <w:webHidden/>
          </w:rPr>
          <w:instrText xml:space="preserve"> PAGEREF _Toc135857388 \h </w:instrText>
        </w:r>
        <w:r w:rsidR="00DC0DCE">
          <w:rPr>
            <w:noProof/>
            <w:webHidden/>
          </w:rPr>
        </w:r>
        <w:r w:rsidR="00DC0DCE">
          <w:rPr>
            <w:noProof/>
            <w:webHidden/>
          </w:rPr>
          <w:fldChar w:fldCharType="separate"/>
        </w:r>
        <w:r w:rsidR="00DC0DCE">
          <w:rPr>
            <w:noProof/>
            <w:webHidden/>
          </w:rPr>
          <w:t>27</w:t>
        </w:r>
        <w:r w:rsidR="00DC0DCE">
          <w:rPr>
            <w:noProof/>
            <w:webHidden/>
          </w:rPr>
          <w:fldChar w:fldCharType="end"/>
        </w:r>
      </w:hyperlink>
    </w:p>
    <w:p w14:paraId="4E3CC6A7" w14:textId="051A56C1"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7389" w:history="1">
        <w:r w:rsidRPr="000C4AA0">
          <w:rPr>
            <w:rStyle w:val="Hyperlink"/>
            <w:noProof/>
          </w:rPr>
          <w:t>Hình 3.2 Ví dụ về Morphological Operator</w:t>
        </w:r>
        <w:r>
          <w:rPr>
            <w:noProof/>
            <w:webHidden/>
          </w:rPr>
          <w:tab/>
        </w:r>
        <w:r>
          <w:rPr>
            <w:noProof/>
            <w:webHidden/>
          </w:rPr>
          <w:fldChar w:fldCharType="begin"/>
        </w:r>
        <w:r>
          <w:rPr>
            <w:noProof/>
            <w:webHidden/>
          </w:rPr>
          <w:instrText xml:space="preserve"> PAGEREF _Toc135857389 \h </w:instrText>
        </w:r>
        <w:r>
          <w:rPr>
            <w:noProof/>
            <w:webHidden/>
          </w:rPr>
        </w:r>
        <w:r>
          <w:rPr>
            <w:noProof/>
            <w:webHidden/>
          </w:rPr>
          <w:fldChar w:fldCharType="separate"/>
        </w:r>
        <w:r>
          <w:rPr>
            <w:noProof/>
            <w:webHidden/>
          </w:rPr>
          <w:t>28</w:t>
        </w:r>
        <w:r>
          <w:rPr>
            <w:noProof/>
            <w:webHidden/>
          </w:rPr>
          <w:fldChar w:fldCharType="end"/>
        </w:r>
      </w:hyperlink>
    </w:p>
    <w:p w14:paraId="0C9DD541" w14:textId="7792E653"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7390" w:history="1">
        <w:r w:rsidRPr="000C4AA0">
          <w:rPr>
            <w:rStyle w:val="Hyperlink"/>
            <w:noProof/>
          </w:rPr>
          <w:t>Hình 3.3 Hình minh họa về Opening và Closing.</w:t>
        </w:r>
        <w:r>
          <w:rPr>
            <w:noProof/>
            <w:webHidden/>
          </w:rPr>
          <w:tab/>
        </w:r>
        <w:r>
          <w:rPr>
            <w:noProof/>
            <w:webHidden/>
          </w:rPr>
          <w:fldChar w:fldCharType="begin"/>
        </w:r>
        <w:r>
          <w:rPr>
            <w:noProof/>
            <w:webHidden/>
          </w:rPr>
          <w:instrText xml:space="preserve"> PAGEREF _Toc135857390 \h </w:instrText>
        </w:r>
        <w:r>
          <w:rPr>
            <w:noProof/>
            <w:webHidden/>
          </w:rPr>
        </w:r>
        <w:r>
          <w:rPr>
            <w:noProof/>
            <w:webHidden/>
          </w:rPr>
          <w:fldChar w:fldCharType="separate"/>
        </w:r>
        <w:r>
          <w:rPr>
            <w:noProof/>
            <w:webHidden/>
          </w:rPr>
          <w:t>29</w:t>
        </w:r>
        <w:r>
          <w:rPr>
            <w:noProof/>
            <w:webHidden/>
          </w:rPr>
          <w:fldChar w:fldCharType="end"/>
        </w:r>
      </w:hyperlink>
    </w:p>
    <w:p w14:paraId="1E0AD743" w14:textId="5925DA96"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7391" w:history="1">
        <w:r w:rsidRPr="000C4AA0">
          <w:rPr>
            <w:rStyle w:val="Hyperlink"/>
            <w:noProof/>
          </w:rPr>
          <w:t>Hình 3.4 Hình minh họa về phép giãn (dilation)</w:t>
        </w:r>
        <w:r>
          <w:rPr>
            <w:noProof/>
            <w:webHidden/>
          </w:rPr>
          <w:tab/>
        </w:r>
        <w:r>
          <w:rPr>
            <w:noProof/>
            <w:webHidden/>
          </w:rPr>
          <w:fldChar w:fldCharType="begin"/>
        </w:r>
        <w:r>
          <w:rPr>
            <w:noProof/>
            <w:webHidden/>
          </w:rPr>
          <w:instrText xml:space="preserve"> PAGEREF _Toc135857391 \h </w:instrText>
        </w:r>
        <w:r>
          <w:rPr>
            <w:noProof/>
            <w:webHidden/>
          </w:rPr>
        </w:r>
        <w:r>
          <w:rPr>
            <w:noProof/>
            <w:webHidden/>
          </w:rPr>
          <w:fldChar w:fldCharType="separate"/>
        </w:r>
        <w:r>
          <w:rPr>
            <w:noProof/>
            <w:webHidden/>
          </w:rPr>
          <w:t>30</w:t>
        </w:r>
        <w:r>
          <w:rPr>
            <w:noProof/>
            <w:webHidden/>
          </w:rPr>
          <w:fldChar w:fldCharType="end"/>
        </w:r>
      </w:hyperlink>
    </w:p>
    <w:p w14:paraId="20F0E51B" w14:textId="7CC8DC52"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17" w:anchor="_Toc135857392" w:history="1">
        <w:r w:rsidRPr="000C4AA0">
          <w:rPr>
            <w:rStyle w:val="Hyperlink"/>
            <w:noProof/>
          </w:rPr>
          <w:t>Hình 3.5 Hình minh họa lấy đường viền có diện tích lớn nhất</w:t>
        </w:r>
        <w:r>
          <w:rPr>
            <w:noProof/>
            <w:webHidden/>
          </w:rPr>
          <w:tab/>
        </w:r>
        <w:r>
          <w:rPr>
            <w:noProof/>
            <w:webHidden/>
          </w:rPr>
          <w:fldChar w:fldCharType="begin"/>
        </w:r>
        <w:r>
          <w:rPr>
            <w:noProof/>
            <w:webHidden/>
          </w:rPr>
          <w:instrText xml:space="preserve"> PAGEREF _Toc135857392 \h </w:instrText>
        </w:r>
        <w:r>
          <w:rPr>
            <w:noProof/>
            <w:webHidden/>
          </w:rPr>
        </w:r>
        <w:r>
          <w:rPr>
            <w:noProof/>
            <w:webHidden/>
          </w:rPr>
          <w:fldChar w:fldCharType="separate"/>
        </w:r>
        <w:r>
          <w:rPr>
            <w:noProof/>
            <w:webHidden/>
          </w:rPr>
          <w:t>35</w:t>
        </w:r>
        <w:r>
          <w:rPr>
            <w:noProof/>
            <w:webHidden/>
          </w:rPr>
          <w:fldChar w:fldCharType="end"/>
        </w:r>
      </w:hyperlink>
    </w:p>
    <w:p w14:paraId="54920663" w14:textId="17CB4171"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18" w:anchor="_Toc135857393" w:history="1">
        <w:r w:rsidRPr="000C4AA0">
          <w:rPr>
            <w:rStyle w:val="Hyperlink"/>
            <w:noProof/>
          </w:rPr>
          <w:t>Hình 3.6 Hình minh họa sử dụng hàm LUT</w:t>
        </w:r>
        <w:r>
          <w:rPr>
            <w:noProof/>
            <w:webHidden/>
          </w:rPr>
          <w:tab/>
        </w:r>
        <w:r>
          <w:rPr>
            <w:noProof/>
            <w:webHidden/>
          </w:rPr>
          <w:fldChar w:fldCharType="begin"/>
        </w:r>
        <w:r>
          <w:rPr>
            <w:noProof/>
            <w:webHidden/>
          </w:rPr>
          <w:instrText xml:space="preserve"> PAGEREF _Toc135857393 \h </w:instrText>
        </w:r>
        <w:r>
          <w:rPr>
            <w:noProof/>
            <w:webHidden/>
          </w:rPr>
        </w:r>
        <w:r>
          <w:rPr>
            <w:noProof/>
            <w:webHidden/>
          </w:rPr>
          <w:fldChar w:fldCharType="separate"/>
        </w:r>
        <w:r>
          <w:rPr>
            <w:noProof/>
            <w:webHidden/>
          </w:rPr>
          <w:t>37</w:t>
        </w:r>
        <w:r>
          <w:rPr>
            <w:noProof/>
            <w:webHidden/>
          </w:rPr>
          <w:fldChar w:fldCharType="end"/>
        </w:r>
      </w:hyperlink>
    </w:p>
    <w:p w14:paraId="010BEC0B" w14:textId="305C99FB"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19" w:anchor="_Toc135857394" w:history="1">
        <w:r w:rsidRPr="000C4AA0">
          <w:rPr>
            <w:rStyle w:val="Hyperlink"/>
            <w:noProof/>
          </w:rPr>
          <w:t>Hình 3.7 Hình minh họa về lật ảnh.</w:t>
        </w:r>
        <w:r>
          <w:rPr>
            <w:noProof/>
            <w:webHidden/>
          </w:rPr>
          <w:tab/>
        </w:r>
        <w:r>
          <w:rPr>
            <w:noProof/>
            <w:webHidden/>
          </w:rPr>
          <w:fldChar w:fldCharType="begin"/>
        </w:r>
        <w:r>
          <w:rPr>
            <w:noProof/>
            <w:webHidden/>
          </w:rPr>
          <w:instrText xml:space="preserve"> PAGEREF _Toc135857394 \h </w:instrText>
        </w:r>
        <w:r>
          <w:rPr>
            <w:noProof/>
            <w:webHidden/>
          </w:rPr>
        </w:r>
        <w:r>
          <w:rPr>
            <w:noProof/>
            <w:webHidden/>
          </w:rPr>
          <w:fldChar w:fldCharType="separate"/>
        </w:r>
        <w:r>
          <w:rPr>
            <w:noProof/>
            <w:webHidden/>
          </w:rPr>
          <w:t>39</w:t>
        </w:r>
        <w:r>
          <w:rPr>
            <w:noProof/>
            <w:webHidden/>
          </w:rPr>
          <w:fldChar w:fldCharType="end"/>
        </w:r>
      </w:hyperlink>
    </w:p>
    <w:p w14:paraId="416B20F0" w14:textId="4C85E651"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20" w:anchor="_Toc135857395" w:history="1">
        <w:r w:rsidRPr="000C4AA0">
          <w:rPr>
            <w:rStyle w:val="Hyperlink"/>
            <w:noProof/>
          </w:rPr>
          <w:t>Hình 3.8 Hình minh họa về resize ảnh.</w:t>
        </w:r>
        <w:r>
          <w:rPr>
            <w:noProof/>
            <w:webHidden/>
          </w:rPr>
          <w:tab/>
        </w:r>
        <w:r>
          <w:rPr>
            <w:noProof/>
            <w:webHidden/>
          </w:rPr>
          <w:fldChar w:fldCharType="begin"/>
        </w:r>
        <w:r>
          <w:rPr>
            <w:noProof/>
            <w:webHidden/>
          </w:rPr>
          <w:instrText xml:space="preserve"> PAGEREF _Toc135857395 \h </w:instrText>
        </w:r>
        <w:r>
          <w:rPr>
            <w:noProof/>
            <w:webHidden/>
          </w:rPr>
        </w:r>
        <w:r>
          <w:rPr>
            <w:noProof/>
            <w:webHidden/>
          </w:rPr>
          <w:fldChar w:fldCharType="separate"/>
        </w:r>
        <w:r>
          <w:rPr>
            <w:noProof/>
            <w:webHidden/>
          </w:rPr>
          <w:t>40</w:t>
        </w:r>
        <w:r>
          <w:rPr>
            <w:noProof/>
            <w:webHidden/>
          </w:rPr>
          <w:fldChar w:fldCharType="end"/>
        </w:r>
      </w:hyperlink>
    </w:p>
    <w:p w14:paraId="45DB60D8" w14:textId="629C07DD"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21" w:anchor="_Toc135857396" w:history="1">
        <w:r w:rsidRPr="000C4AA0">
          <w:rPr>
            <w:rStyle w:val="Hyperlink"/>
            <w:noProof/>
          </w:rPr>
          <w:t>Hình 3.9 Hình minh họa cân bằng ngưỡng CLAHE</w:t>
        </w:r>
        <w:r>
          <w:rPr>
            <w:noProof/>
            <w:webHidden/>
          </w:rPr>
          <w:tab/>
        </w:r>
        <w:r>
          <w:rPr>
            <w:noProof/>
            <w:webHidden/>
          </w:rPr>
          <w:fldChar w:fldCharType="begin"/>
        </w:r>
        <w:r>
          <w:rPr>
            <w:noProof/>
            <w:webHidden/>
          </w:rPr>
          <w:instrText xml:space="preserve"> PAGEREF _Toc135857396 \h </w:instrText>
        </w:r>
        <w:r>
          <w:rPr>
            <w:noProof/>
            <w:webHidden/>
          </w:rPr>
        </w:r>
        <w:r>
          <w:rPr>
            <w:noProof/>
            <w:webHidden/>
          </w:rPr>
          <w:fldChar w:fldCharType="separate"/>
        </w:r>
        <w:r>
          <w:rPr>
            <w:noProof/>
            <w:webHidden/>
          </w:rPr>
          <w:t>41</w:t>
        </w:r>
        <w:r>
          <w:rPr>
            <w:noProof/>
            <w:webHidden/>
          </w:rPr>
          <w:fldChar w:fldCharType="end"/>
        </w:r>
      </w:hyperlink>
    </w:p>
    <w:p w14:paraId="0C1F129E" w14:textId="1570D79F" w:rsidR="00DC0DCE" w:rsidRDefault="00DC0DCE">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7397" w:history="1">
        <w:r w:rsidRPr="000C4AA0">
          <w:rPr>
            <w:rStyle w:val="Hyperlink"/>
            <w:noProof/>
          </w:rPr>
          <w:t>Hình 3.10 Hình minh họa xác định bounding box</w:t>
        </w:r>
        <w:r>
          <w:rPr>
            <w:noProof/>
            <w:webHidden/>
          </w:rPr>
          <w:tab/>
        </w:r>
        <w:r>
          <w:rPr>
            <w:noProof/>
            <w:webHidden/>
          </w:rPr>
          <w:fldChar w:fldCharType="begin"/>
        </w:r>
        <w:r>
          <w:rPr>
            <w:noProof/>
            <w:webHidden/>
          </w:rPr>
          <w:instrText xml:space="preserve"> PAGEREF _Toc135857397 \h </w:instrText>
        </w:r>
        <w:r>
          <w:rPr>
            <w:noProof/>
            <w:webHidden/>
          </w:rPr>
        </w:r>
        <w:r>
          <w:rPr>
            <w:noProof/>
            <w:webHidden/>
          </w:rPr>
          <w:fldChar w:fldCharType="separate"/>
        </w:r>
        <w:r>
          <w:rPr>
            <w:noProof/>
            <w:webHidden/>
          </w:rPr>
          <w:t>42</w:t>
        </w:r>
        <w:r>
          <w:rPr>
            <w:noProof/>
            <w:webHidden/>
          </w:rPr>
          <w:fldChar w:fldCharType="end"/>
        </w:r>
      </w:hyperlink>
    </w:p>
    <w:p w14:paraId="504CEFE4" w14:textId="45CD0344" w:rsidR="002A5ACF" w:rsidRPr="002A5ACF" w:rsidRDefault="00DC0DCE" w:rsidP="00DC0DCE">
      <w:pPr>
        <w:pStyle w:val="TableofFigures"/>
        <w:tabs>
          <w:tab w:val="right" w:leader="dot" w:pos="8778"/>
        </w:tabs>
        <w:rPr>
          <w:rStyle w:val="Hyperlink"/>
        </w:rPr>
      </w:pPr>
      <w:r>
        <w:rPr>
          <w:rStyle w:val="Hyperlink"/>
        </w:rPr>
        <w:fldChar w:fldCharType="end"/>
      </w:r>
      <w:r w:rsidR="002A5ACF" w:rsidRPr="002A5ACF">
        <w:rPr>
          <w:rStyle w:val="Hyperlink"/>
        </w:rPr>
        <w:fldChar w:fldCharType="begin"/>
      </w:r>
      <w:r w:rsidR="002A5ACF" w:rsidRPr="002A5ACF">
        <w:rPr>
          <w:rStyle w:val="Hyperlink"/>
        </w:rPr>
        <w:instrText xml:space="preserve"> TOC \h \z \c "Hình 4." </w:instrText>
      </w:r>
      <w:r w:rsidR="002A5ACF" w:rsidRPr="002A5ACF">
        <w:rPr>
          <w:rStyle w:val="Hyperlink"/>
        </w:rPr>
        <w:fldChar w:fldCharType="separate"/>
      </w:r>
      <w:hyperlink w:anchor="_Toc135856875" w:history="1">
        <w:r w:rsidR="002A5ACF" w:rsidRPr="00910B2A">
          <w:rPr>
            <w:rStyle w:val="Hyperlink"/>
          </w:rPr>
          <w:t>Hình 4.1 Đồ thị biểu thị độ lỗi trong quá trình huấn luyện</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_Toc135856875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46</w:t>
        </w:r>
        <w:r w:rsidR="002A5ACF" w:rsidRPr="002A5ACF">
          <w:rPr>
            <w:rStyle w:val="Hyperlink"/>
            <w:webHidden/>
          </w:rPr>
          <w:fldChar w:fldCharType="end"/>
        </w:r>
      </w:hyperlink>
    </w:p>
    <w:p w14:paraId="598B0CE1" w14:textId="57CF61F7" w:rsidR="00017377" w:rsidRDefault="002A5ACF" w:rsidP="002A5ACF">
      <w:pPr>
        <w:pStyle w:val="TableofFigures"/>
        <w:tabs>
          <w:tab w:val="right" w:leader="dot" w:pos="8778"/>
        </w:tabs>
        <w:rPr>
          <w:sz w:val="28"/>
          <w:szCs w:val="28"/>
        </w:rPr>
      </w:pPr>
      <w:r w:rsidRPr="002A5ACF">
        <w:rPr>
          <w:rStyle w:val="Hyperlink"/>
        </w:rPr>
        <w:fldChar w:fldCharType="end"/>
      </w:r>
    </w:p>
    <w:p w14:paraId="0D9190FB" w14:textId="77777777" w:rsidR="0057295D" w:rsidRDefault="0057295D" w:rsidP="002A5ACF">
      <w:pPr>
        <w:rPr>
          <w:sz w:val="28"/>
          <w:szCs w:val="28"/>
        </w:rPr>
      </w:pPr>
    </w:p>
    <w:p w14:paraId="467A046E" w14:textId="77777777" w:rsidR="00017377" w:rsidRDefault="00017377" w:rsidP="00017377">
      <w:pPr>
        <w:ind w:left="3" w:hanging="3"/>
        <w:jc w:val="center"/>
        <w:rPr>
          <w:sz w:val="28"/>
          <w:szCs w:val="28"/>
        </w:rPr>
      </w:pPr>
    </w:p>
    <w:p w14:paraId="5208D0FE" w14:textId="77777777" w:rsidR="00017377" w:rsidRDefault="00017377" w:rsidP="00017377">
      <w:pPr>
        <w:shd w:val="clear" w:color="auto" w:fill="FFFFFF"/>
        <w:ind w:left="3" w:hanging="3"/>
        <w:jc w:val="center"/>
        <w:rPr>
          <w:sz w:val="28"/>
          <w:szCs w:val="28"/>
          <w:highlight w:val="white"/>
        </w:rPr>
      </w:pPr>
    </w:p>
    <w:p w14:paraId="374682BB" w14:textId="77777777" w:rsidR="00017377" w:rsidRDefault="00017377" w:rsidP="00017377">
      <w:pPr>
        <w:ind w:left="3" w:hanging="3"/>
        <w:jc w:val="center"/>
        <w:rPr>
          <w:sz w:val="28"/>
          <w:szCs w:val="28"/>
        </w:rPr>
      </w:pPr>
      <w:r>
        <w:br w:type="page"/>
      </w:r>
      <w:r>
        <w:rPr>
          <w:b/>
          <w:sz w:val="28"/>
          <w:szCs w:val="28"/>
        </w:rPr>
        <w:lastRenderedPageBreak/>
        <w:t>DANH MỤC CÁC BẢNG BIỂU</w:t>
      </w:r>
    </w:p>
    <w:p w14:paraId="58B5A68F" w14:textId="43316CAA" w:rsidR="002A5ACF" w:rsidRDefault="002A5ACF">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r>
        <w:rPr>
          <w:sz w:val="28"/>
          <w:szCs w:val="28"/>
        </w:rPr>
        <w:fldChar w:fldCharType="begin"/>
      </w:r>
      <w:r>
        <w:rPr>
          <w:sz w:val="28"/>
          <w:szCs w:val="28"/>
        </w:rPr>
        <w:instrText xml:space="preserve"> TOC \h \z \c "Bảng 4." </w:instrText>
      </w:r>
      <w:r>
        <w:rPr>
          <w:sz w:val="28"/>
          <w:szCs w:val="28"/>
        </w:rPr>
        <w:fldChar w:fldCharType="separate"/>
      </w:r>
      <w:hyperlink w:anchor="_Toc135856923" w:history="1">
        <w:r w:rsidRPr="00086C19">
          <w:rPr>
            <w:rStyle w:val="Hyperlink"/>
            <w:noProof/>
          </w:rPr>
          <w:t>Bảng 4.1 Thông số ở cứng</w:t>
        </w:r>
        <w:r>
          <w:rPr>
            <w:noProof/>
            <w:webHidden/>
          </w:rPr>
          <w:tab/>
        </w:r>
        <w:r>
          <w:rPr>
            <w:noProof/>
            <w:webHidden/>
          </w:rPr>
          <w:fldChar w:fldCharType="begin"/>
        </w:r>
        <w:r>
          <w:rPr>
            <w:noProof/>
            <w:webHidden/>
          </w:rPr>
          <w:instrText xml:space="preserve"> PAGEREF _Toc135856923 \h </w:instrText>
        </w:r>
        <w:r>
          <w:rPr>
            <w:noProof/>
            <w:webHidden/>
          </w:rPr>
        </w:r>
        <w:r>
          <w:rPr>
            <w:noProof/>
            <w:webHidden/>
          </w:rPr>
          <w:fldChar w:fldCharType="separate"/>
        </w:r>
        <w:r>
          <w:rPr>
            <w:noProof/>
            <w:webHidden/>
          </w:rPr>
          <w:t>43</w:t>
        </w:r>
        <w:r>
          <w:rPr>
            <w:noProof/>
            <w:webHidden/>
          </w:rPr>
          <w:fldChar w:fldCharType="end"/>
        </w:r>
      </w:hyperlink>
    </w:p>
    <w:p w14:paraId="4BC3AAD8" w14:textId="2D87C800" w:rsidR="002A5ACF" w:rsidRDefault="002A5ACF">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924" w:history="1">
        <w:r w:rsidRPr="00086C19">
          <w:rPr>
            <w:rStyle w:val="Hyperlink"/>
            <w:noProof/>
          </w:rPr>
          <w:t>Bảng 4.2 thống kê dữ liệu huấn luyện Yolo</w:t>
        </w:r>
        <w:r>
          <w:rPr>
            <w:noProof/>
            <w:webHidden/>
          </w:rPr>
          <w:tab/>
        </w:r>
        <w:r>
          <w:rPr>
            <w:noProof/>
            <w:webHidden/>
          </w:rPr>
          <w:fldChar w:fldCharType="begin"/>
        </w:r>
        <w:r>
          <w:rPr>
            <w:noProof/>
            <w:webHidden/>
          </w:rPr>
          <w:instrText xml:space="preserve"> PAGEREF _Toc135856924 \h </w:instrText>
        </w:r>
        <w:r>
          <w:rPr>
            <w:noProof/>
            <w:webHidden/>
          </w:rPr>
        </w:r>
        <w:r>
          <w:rPr>
            <w:noProof/>
            <w:webHidden/>
          </w:rPr>
          <w:fldChar w:fldCharType="separate"/>
        </w:r>
        <w:r>
          <w:rPr>
            <w:noProof/>
            <w:webHidden/>
          </w:rPr>
          <w:t>43</w:t>
        </w:r>
        <w:r>
          <w:rPr>
            <w:noProof/>
            <w:webHidden/>
          </w:rPr>
          <w:fldChar w:fldCharType="end"/>
        </w:r>
      </w:hyperlink>
    </w:p>
    <w:p w14:paraId="2C7DF3B7" w14:textId="7882F186" w:rsidR="002A5ACF" w:rsidRDefault="002A5ACF">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925" w:history="1">
        <w:r w:rsidRPr="00086C19">
          <w:rPr>
            <w:rStyle w:val="Hyperlink"/>
            <w:noProof/>
          </w:rPr>
          <w:t>Bảng 4.3 Thống kê dữ liệu mô hình phân loại</w:t>
        </w:r>
        <w:r>
          <w:rPr>
            <w:noProof/>
            <w:webHidden/>
          </w:rPr>
          <w:tab/>
        </w:r>
        <w:r>
          <w:rPr>
            <w:noProof/>
            <w:webHidden/>
          </w:rPr>
          <w:fldChar w:fldCharType="begin"/>
        </w:r>
        <w:r>
          <w:rPr>
            <w:noProof/>
            <w:webHidden/>
          </w:rPr>
          <w:instrText xml:space="preserve"> PAGEREF _Toc135856925 \h </w:instrText>
        </w:r>
        <w:r>
          <w:rPr>
            <w:noProof/>
            <w:webHidden/>
          </w:rPr>
        </w:r>
        <w:r>
          <w:rPr>
            <w:noProof/>
            <w:webHidden/>
          </w:rPr>
          <w:fldChar w:fldCharType="separate"/>
        </w:r>
        <w:r>
          <w:rPr>
            <w:noProof/>
            <w:webHidden/>
          </w:rPr>
          <w:t>44</w:t>
        </w:r>
        <w:r>
          <w:rPr>
            <w:noProof/>
            <w:webHidden/>
          </w:rPr>
          <w:fldChar w:fldCharType="end"/>
        </w:r>
      </w:hyperlink>
    </w:p>
    <w:p w14:paraId="76FB85C0" w14:textId="6B53BB3B" w:rsidR="002A5ACF" w:rsidRDefault="002A5ACF">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926" w:history="1">
        <w:r w:rsidRPr="00086C19">
          <w:rPr>
            <w:rStyle w:val="Hyperlink"/>
            <w:noProof/>
          </w:rPr>
          <w:t>Bảng 4.4 Kết quả mô hình Yolo</w:t>
        </w:r>
        <w:r>
          <w:rPr>
            <w:noProof/>
            <w:webHidden/>
          </w:rPr>
          <w:tab/>
        </w:r>
        <w:r>
          <w:rPr>
            <w:noProof/>
            <w:webHidden/>
          </w:rPr>
          <w:fldChar w:fldCharType="begin"/>
        </w:r>
        <w:r>
          <w:rPr>
            <w:noProof/>
            <w:webHidden/>
          </w:rPr>
          <w:instrText xml:space="preserve"> PAGEREF _Toc135856926 \h </w:instrText>
        </w:r>
        <w:r>
          <w:rPr>
            <w:noProof/>
            <w:webHidden/>
          </w:rPr>
        </w:r>
        <w:r>
          <w:rPr>
            <w:noProof/>
            <w:webHidden/>
          </w:rPr>
          <w:fldChar w:fldCharType="separate"/>
        </w:r>
        <w:r>
          <w:rPr>
            <w:noProof/>
            <w:webHidden/>
          </w:rPr>
          <w:t>45</w:t>
        </w:r>
        <w:r>
          <w:rPr>
            <w:noProof/>
            <w:webHidden/>
          </w:rPr>
          <w:fldChar w:fldCharType="end"/>
        </w:r>
      </w:hyperlink>
    </w:p>
    <w:p w14:paraId="2A470186" w14:textId="0754535A" w:rsidR="002A5ACF" w:rsidRDefault="002A5ACF">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927" w:history="1">
        <w:r w:rsidRPr="00086C19">
          <w:rPr>
            <w:rStyle w:val="Hyperlink"/>
            <w:noProof/>
          </w:rPr>
          <w:t>Bảng 4.5 Két quả mô hình phân loại</w:t>
        </w:r>
        <w:r>
          <w:rPr>
            <w:noProof/>
            <w:webHidden/>
          </w:rPr>
          <w:tab/>
        </w:r>
        <w:r>
          <w:rPr>
            <w:noProof/>
            <w:webHidden/>
          </w:rPr>
          <w:fldChar w:fldCharType="begin"/>
        </w:r>
        <w:r>
          <w:rPr>
            <w:noProof/>
            <w:webHidden/>
          </w:rPr>
          <w:instrText xml:space="preserve"> PAGEREF _Toc135856927 \h </w:instrText>
        </w:r>
        <w:r>
          <w:rPr>
            <w:noProof/>
            <w:webHidden/>
          </w:rPr>
        </w:r>
        <w:r>
          <w:rPr>
            <w:noProof/>
            <w:webHidden/>
          </w:rPr>
          <w:fldChar w:fldCharType="separate"/>
        </w:r>
        <w:r>
          <w:rPr>
            <w:noProof/>
            <w:webHidden/>
          </w:rPr>
          <w:t>47</w:t>
        </w:r>
        <w:r>
          <w:rPr>
            <w:noProof/>
            <w:webHidden/>
          </w:rPr>
          <w:fldChar w:fldCharType="end"/>
        </w:r>
      </w:hyperlink>
    </w:p>
    <w:p w14:paraId="27120D56" w14:textId="01124561" w:rsidR="00017377" w:rsidRDefault="002A5ACF" w:rsidP="005A1DD0">
      <w:pPr>
        <w:ind w:left="3" w:hanging="3"/>
        <w:rPr>
          <w:sz w:val="28"/>
          <w:szCs w:val="28"/>
        </w:rPr>
      </w:pPr>
      <w:r>
        <w:rPr>
          <w:color w:val="000000" w:themeColor="text1"/>
          <w:sz w:val="28"/>
          <w:szCs w:val="28"/>
        </w:rPr>
        <w:fldChar w:fldCharType="end"/>
      </w:r>
    </w:p>
    <w:p w14:paraId="7A966811" w14:textId="77777777" w:rsidR="00017377" w:rsidRDefault="00017377" w:rsidP="00017377">
      <w:pPr>
        <w:ind w:left="3" w:hanging="3"/>
        <w:jc w:val="center"/>
        <w:rPr>
          <w:sz w:val="28"/>
          <w:szCs w:val="28"/>
        </w:rPr>
      </w:pPr>
    </w:p>
    <w:p w14:paraId="20606AE3" w14:textId="06776C8B" w:rsidR="00017377" w:rsidRDefault="00017377" w:rsidP="00DC0DCE">
      <w:pPr>
        <w:ind w:left="3" w:hanging="3"/>
        <w:jc w:val="center"/>
        <w:rPr>
          <w:sz w:val="28"/>
          <w:szCs w:val="28"/>
        </w:rPr>
      </w:pPr>
      <w:r>
        <w:br w:type="page"/>
      </w:r>
      <w:r>
        <w:rPr>
          <w:b/>
          <w:sz w:val="28"/>
          <w:szCs w:val="28"/>
        </w:rPr>
        <w:lastRenderedPageBreak/>
        <w:t>DANH MỤC CÁC TỪ VIẾT TẮT</w:t>
      </w:r>
    </w:p>
    <w:tbl>
      <w:tblPr>
        <w:tblW w:w="90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520"/>
        <w:gridCol w:w="5445"/>
      </w:tblGrid>
      <w:tr w:rsidR="00017377" w14:paraId="1B236AFD" w14:textId="77777777" w:rsidTr="000A1961">
        <w:trPr>
          <w:jc w:val="center"/>
        </w:trPr>
        <w:tc>
          <w:tcPr>
            <w:tcW w:w="1080" w:type="dxa"/>
            <w:shd w:val="clear" w:color="auto" w:fill="auto"/>
            <w:tcMar>
              <w:top w:w="100" w:type="dxa"/>
              <w:left w:w="100" w:type="dxa"/>
              <w:bottom w:w="100" w:type="dxa"/>
              <w:right w:w="100" w:type="dxa"/>
            </w:tcMar>
          </w:tcPr>
          <w:p w14:paraId="2DF13C0A"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STT</w:t>
            </w:r>
          </w:p>
        </w:tc>
        <w:tc>
          <w:tcPr>
            <w:tcW w:w="2520" w:type="dxa"/>
            <w:shd w:val="clear" w:color="auto" w:fill="auto"/>
            <w:tcMar>
              <w:top w:w="100" w:type="dxa"/>
              <w:left w:w="100" w:type="dxa"/>
              <w:bottom w:w="100" w:type="dxa"/>
              <w:right w:w="100" w:type="dxa"/>
            </w:tcMar>
          </w:tcPr>
          <w:p w14:paraId="1A99209B"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Ký hiệu chữ viết tắt</w:t>
            </w:r>
          </w:p>
        </w:tc>
        <w:tc>
          <w:tcPr>
            <w:tcW w:w="5445" w:type="dxa"/>
            <w:shd w:val="clear" w:color="auto" w:fill="auto"/>
            <w:tcMar>
              <w:top w:w="100" w:type="dxa"/>
              <w:left w:w="100" w:type="dxa"/>
              <w:bottom w:w="100" w:type="dxa"/>
              <w:right w:w="100" w:type="dxa"/>
            </w:tcMar>
          </w:tcPr>
          <w:p w14:paraId="7F848D0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Tên gọi đầy đủ</w:t>
            </w:r>
          </w:p>
        </w:tc>
      </w:tr>
      <w:tr w:rsidR="00017377" w14:paraId="56D23705" w14:textId="77777777" w:rsidTr="000A1961">
        <w:trPr>
          <w:jc w:val="center"/>
        </w:trPr>
        <w:tc>
          <w:tcPr>
            <w:tcW w:w="1080" w:type="dxa"/>
            <w:shd w:val="clear" w:color="auto" w:fill="auto"/>
            <w:tcMar>
              <w:top w:w="100" w:type="dxa"/>
              <w:left w:w="100" w:type="dxa"/>
              <w:bottom w:w="100" w:type="dxa"/>
              <w:right w:w="100" w:type="dxa"/>
            </w:tcMar>
          </w:tcPr>
          <w:p w14:paraId="38CC21C9"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w:t>
            </w:r>
          </w:p>
        </w:tc>
        <w:tc>
          <w:tcPr>
            <w:tcW w:w="2520" w:type="dxa"/>
            <w:shd w:val="clear" w:color="auto" w:fill="auto"/>
            <w:tcMar>
              <w:top w:w="100" w:type="dxa"/>
              <w:left w:w="100" w:type="dxa"/>
              <w:bottom w:w="100" w:type="dxa"/>
              <w:right w:w="100" w:type="dxa"/>
            </w:tcMar>
          </w:tcPr>
          <w:p w14:paraId="0A38E68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CAD</w:t>
            </w:r>
          </w:p>
        </w:tc>
        <w:tc>
          <w:tcPr>
            <w:tcW w:w="5445" w:type="dxa"/>
            <w:shd w:val="clear" w:color="auto" w:fill="auto"/>
            <w:tcMar>
              <w:top w:w="100" w:type="dxa"/>
              <w:left w:w="100" w:type="dxa"/>
              <w:bottom w:w="100" w:type="dxa"/>
              <w:right w:w="100" w:type="dxa"/>
            </w:tcMar>
          </w:tcPr>
          <w:p w14:paraId="43EF851B"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Computer-Aided Diagnosis</w:t>
            </w:r>
          </w:p>
        </w:tc>
      </w:tr>
      <w:tr w:rsidR="00017377" w14:paraId="6ED3EB10" w14:textId="77777777" w:rsidTr="000A1961">
        <w:trPr>
          <w:trHeight w:val="868"/>
          <w:jc w:val="center"/>
        </w:trPr>
        <w:tc>
          <w:tcPr>
            <w:tcW w:w="1080" w:type="dxa"/>
            <w:shd w:val="clear" w:color="auto" w:fill="auto"/>
            <w:tcMar>
              <w:top w:w="100" w:type="dxa"/>
              <w:left w:w="100" w:type="dxa"/>
              <w:bottom w:w="100" w:type="dxa"/>
              <w:right w:w="100" w:type="dxa"/>
            </w:tcMar>
          </w:tcPr>
          <w:p w14:paraId="5995AF54"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w:t>
            </w:r>
          </w:p>
        </w:tc>
        <w:tc>
          <w:tcPr>
            <w:tcW w:w="2520" w:type="dxa"/>
            <w:shd w:val="clear" w:color="auto" w:fill="auto"/>
            <w:tcMar>
              <w:top w:w="100" w:type="dxa"/>
              <w:left w:w="100" w:type="dxa"/>
              <w:bottom w:w="100" w:type="dxa"/>
              <w:right w:w="100" w:type="dxa"/>
            </w:tcMar>
          </w:tcPr>
          <w:p w14:paraId="5E7414A9"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DDSM</w:t>
            </w:r>
          </w:p>
        </w:tc>
        <w:tc>
          <w:tcPr>
            <w:tcW w:w="5445" w:type="dxa"/>
            <w:shd w:val="clear" w:color="auto" w:fill="auto"/>
            <w:tcMar>
              <w:top w:w="100" w:type="dxa"/>
              <w:left w:w="100" w:type="dxa"/>
              <w:bottom w:w="100" w:type="dxa"/>
              <w:right w:w="100" w:type="dxa"/>
            </w:tcMar>
          </w:tcPr>
          <w:p w14:paraId="26498DDC"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Digital Database for Screening Mammography</w:t>
            </w:r>
          </w:p>
        </w:tc>
      </w:tr>
      <w:tr w:rsidR="00017377" w14:paraId="682819B3" w14:textId="77777777" w:rsidTr="000A1961">
        <w:trPr>
          <w:jc w:val="center"/>
        </w:trPr>
        <w:tc>
          <w:tcPr>
            <w:tcW w:w="1080" w:type="dxa"/>
            <w:shd w:val="clear" w:color="auto" w:fill="auto"/>
            <w:tcMar>
              <w:top w:w="100" w:type="dxa"/>
              <w:left w:w="100" w:type="dxa"/>
              <w:bottom w:w="100" w:type="dxa"/>
              <w:right w:w="100" w:type="dxa"/>
            </w:tcMar>
          </w:tcPr>
          <w:p w14:paraId="52EDC33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w:t>
            </w:r>
          </w:p>
        </w:tc>
        <w:tc>
          <w:tcPr>
            <w:tcW w:w="2520" w:type="dxa"/>
            <w:shd w:val="clear" w:color="auto" w:fill="auto"/>
            <w:tcMar>
              <w:top w:w="100" w:type="dxa"/>
              <w:left w:w="100" w:type="dxa"/>
              <w:bottom w:w="100" w:type="dxa"/>
              <w:right w:w="100" w:type="dxa"/>
            </w:tcMar>
          </w:tcPr>
          <w:p w14:paraId="0666FF4F"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MRI</w:t>
            </w:r>
          </w:p>
        </w:tc>
        <w:tc>
          <w:tcPr>
            <w:tcW w:w="5445" w:type="dxa"/>
            <w:shd w:val="clear" w:color="auto" w:fill="auto"/>
            <w:tcMar>
              <w:top w:w="100" w:type="dxa"/>
              <w:left w:w="100" w:type="dxa"/>
              <w:bottom w:w="100" w:type="dxa"/>
              <w:right w:w="100" w:type="dxa"/>
            </w:tcMar>
          </w:tcPr>
          <w:p w14:paraId="385D238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Magnetic Resonance Imaging</w:t>
            </w:r>
          </w:p>
        </w:tc>
      </w:tr>
      <w:tr w:rsidR="00017377" w14:paraId="1EDA1CBC" w14:textId="77777777" w:rsidTr="000A1961">
        <w:trPr>
          <w:jc w:val="center"/>
        </w:trPr>
        <w:tc>
          <w:tcPr>
            <w:tcW w:w="1080" w:type="dxa"/>
            <w:shd w:val="clear" w:color="auto" w:fill="auto"/>
            <w:tcMar>
              <w:top w:w="100" w:type="dxa"/>
              <w:left w:w="100" w:type="dxa"/>
              <w:bottom w:w="100" w:type="dxa"/>
              <w:right w:w="100" w:type="dxa"/>
            </w:tcMar>
          </w:tcPr>
          <w:p w14:paraId="656EE24F"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w:t>
            </w:r>
          </w:p>
        </w:tc>
        <w:tc>
          <w:tcPr>
            <w:tcW w:w="2520" w:type="dxa"/>
            <w:shd w:val="clear" w:color="auto" w:fill="auto"/>
            <w:tcMar>
              <w:top w:w="100" w:type="dxa"/>
              <w:left w:w="100" w:type="dxa"/>
              <w:bottom w:w="100" w:type="dxa"/>
              <w:right w:w="100" w:type="dxa"/>
            </w:tcMar>
          </w:tcPr>
          <w:p w14:paraId="69ECDB52"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BMC</w:t>
            </w:r>
          </w:p>
        </w:tc>
        <w:tc>
          <w:tcPr>
            <w:tcW w:w="5445" w:type="dxa"/>
            <w:shd w:val="clear" w:color="auto" w:fill="auto"/>
            <w:tcMar>
              <w:top w:w="100" w:type="dxa"/>
              <w:left w:w="100" w:type="dxa"/>
              <w:bottom w:w="100" w:type="dxa"/>
              <w:right w:w="100" w:type="dxa"/>
            </w:tcMar>
          </w:tcPr>
          <w:p w14:paraId="3EA6C4D6" w14:textId="77777777" w:rsidR="00017377" w:rsidRDefault="00017377" w:rsidP="000A1961">
            <w:pPr>
              <w:widowControl w:val="0"/>
              <w:ind w:left="3" w:hanging="3"/>
              <w:rPr>
                <w:sz w:val="28"/>
                <w:szCs w:val="28"/>
              </w:rPr>
            </w:pPr>
            <w:r>
              <w:rPr>
                <w:sz w:val="28"/>
                <w:szCs w:val="28"/>
              </w:rPr>
              <w:t>Breast Mass Classification</w:t>
            </w:r>
          </w:p>
        </w:tc>
      </w:tr>
      <w:tr w:rsidR="00017377" w14:paraId="4C5D1252" w14:textId="77777777" w:rsidTr="000A1961">
        <w:trPr>
          <w:jc w:val="center"/>
        </w:trPr>
        <w:tc>
          <w:tcPr>
            <w:tcW w:w="1080" w:type="dxa"/>
            <w:shd w:val="clear" w:color="auto" w:fill="auto"/>
            <w:tcMar>
              <w:top w:w="100" w:type="dxa"/>
              <w:left w:w="100" w:type="dxa"/>
              <w:bottom w:w="100" w:type="dxa"/>
              <w:right w:w="100" w:type="dxa"/>
            </w:tcMar>
          </w:tcPr>
          <w:p w14:paraId="308D2DB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5</w:t>
            </w:r>
          </w:p>
        </w:tc>
        <w:tc>
          <w:tcPr>
            <w:tcW w:w="2520" w:type="dxa"/>
            <w:shd w:val="clear" w:color="auto" w:fill="auto"/>
            <w:tcMar>
              <w:top w:w="100" w:type="dxa"/>
              <w:left w:w="100" w:type="dxa"/>
              <w:bottom w:w="100" w:type="dxa"/>
              <w:right w:w="100" w:type="dxa"/>
            </w:tcMar>
          </w:tcPr>
          <w:p w14:paraId="331FA205"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ML</w:t>
            </w:r>
          </w:p>
        </w:tc>
        <w:tc>
          <w:tcPr>
            <w:tcW w:w="5445" w:type="dxa"/>
            <w:shd w:val="clear" w:color="auto" w:fill="auto"/>
            <w:tcMar>
              <w:top w:w="100" w:type="dxa"/>
              <w:left w:w="100" w:type="dxa"/>
              <w:bottom w:w="100" w:type="dxa"/>
              <w:right w:w="100" w:type="dxa"/>
            </w:tcMar>
          </w:tcPr>
          <w:p w14:paraId="5F9759CE"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Machine Learning</w:t>
            </w:r>
          </w:p>
        </w:tc>
      </w:tr>
      <w:tr w:rsidR="00017377" w14:paraId="47E13CD0" w14:textId="77777777" w:rsidTr="000A1961">
        <w:trPr>
          <w:jc w:val="center"/>
        </w:trPr>
        <w:tc>
          <w:tcPr>
            <w:tcW w:w="1080" w:type="dxa"/>
            <w:shd w:val="clear" w:color="auto" w:fill="auto"/>
            <w:tcMar>
              <w:top w:w="100" w:type="dxa"/>
              <w:left w:w="100" w:type="dxa"/>
              <w:bottom w:w="100" w:type="dxa"/>
              <w:right w:w="100" w:type="dxa"/>
            </w:tcMar>
          </w:tcPr>
          <w:p w14:paraId="2994AF8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6</w:t>
            </w:r>
          </w:p>
        </w:tc>
        <w:tc>
          <w:tcPr>
            <w:tcW w:w="2520" w:type="dxa"/>
            <w:shd w:val="clear" w:color="auto" w:fill="auto"/>
            <w:tcMar>
              <w:top w:w="100" w:type="dxa"/>
              <w:left w:w="100" w:type="dxa"/>
              <w:bottom w:w="100" w:type="dxa"/>
              <w:right w:w="100" w:type="dxa"/>
            </w:tcMar>
          </w:tcPr>
          <w:p w14:paraId="481DA7ED"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DL</w:t>
            </w:r>
          </w:p>
        </w:tc>
        <w:tc>
          <w:tcPr>
            <w:tcW w:w="5445" w:type="dxa"/>
            <w:shd w:val="clear" w:color="auto" w:fill="auto"/>
            <w:tcMar>
              <w:top w:w="100" w:type="dxa"/>
              <w:left w:w="100" w:type="dxa"/>
              <w:bottom w:w="100" w:type="dxa"/>
              <w:right w:w="100" w:type="dxa"/>
            </w:tcMar>
          </w:tcPr>
          <w:p w14:paraId="34C0148D"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Deep Learning</w:t>
            </w:r>
          </w:p>
        </w:tc>
      </w:tr>
      <w:tr w:rsidR="00017377" w14:paraId="12BEFDB2" w14:textId="77777777" w:rsidTr="000A1961">
        <w:trPr>
          <w:jc w:val="center"/>
        </w:trPr>
        <w:tc>
          <w:tcPr>
            <w:tcW w:w="1080" w:type="dxa"/>
            <w:shd w:val="clear" w:color="auto" w:fill="auto"/>
            <w:tcMar>
              <w:top w:w="100" w:type="dxa"/>
              <w:left w:w="100" w:type="dxa"/>
              <w:bottom w:w="100" w:type="dxa"/>
              <w:right w:w="100" w:type="dxa"/>
            </w:tcMar>
          </w:tcPr>
          <w:p w14:paraId="26E6DE5E"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7</w:t>
            </w:r>
          </w:p>
        </w:tc>
        <w:tc>
          <w:tcPr>
            <w:tcW w:w="2520" w:type="dxa"/>
            <w:shd w:val="clear" w:color="auto" w:fill="auto"/>
            <w:tcMar>
              <w:top w:w="100" w:type="dxa"/>
              <w:left w:w="100" w:type="dxa"/>
              <w:bottom w:w="100" w:type="dxa"/>
              <w:right w:w="100" w:type="dxa"/>
            </w:tcMar>
          </w:tcPr>
          <w:p w14:paraId="01ED77B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CNN</w:t>
            </w:r>
          </w:p>
        </w:tc>
        <w:tc>
          <w:tcPr>
            <w:tcW w:w="5445" w:type="dxa"/>
            <w:shd w:val="clear" w:color="auto" w:fill="auto"/>
            <w:tcMar>
              <w:top w:w="100" w:type="dxa"/>
              <w:left w:w="100" w:type="dxa"/>
              <w:bottom w:w="100" w:type="dxa"/>
              <w:right w:w="100" w:type="dxa"/>
            </w:tcMar>
          </w:tcPr>
          <w:p w14:paraId="0E1690D5"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Convolutional Neural Network</w:t>
            </w:r>
          </w:p>
        </w:tc>
      </w:tr>
      <w:tr w:rsidR="00017377" w14:paraId="261A2DCE" w14:textId="77777777" w:rsidTr="000A1961">
        <w:trPr>
          <w:jc w:val="center"/>
        </w:trPr>
        <w:tc>
          <w:tcPr>
            <w:tcW w:w="1080" w:type="dxa"/>
            <w:shd w:val="clear" w:color="auto" w:fill="auto"/>
            <w:tcMar>
              <w:top w:w="100" w:type="dxa"/>
              <w:left w:w="100" w:type="dxa"/>
              <w:bottom w:w="100" w:type="dxa"/>
              <w:right w:w="100" w:type="dxa"/>
            </w:tcMar>
          </w:tcPr>
          <w:p w14:paraId="441756A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8</w:t>
            </w:r>
          </w:p>
        </w:tc>
        <w:tc>
          <w:tcPr>
            <w:tcW w:w="2520" w:type="dxa"/>
            <w:shd w:val="clear" w:color="auto" w:fill="auto"/>
            <w:tcMar>
              <w:top w:w="100" w:type="dxa"/>
              <w:left w:w="100" w:type="dxa"/>
              <w:bottom w:w="100" w:type="dxa"/>
              <w:right w:w="100" w:type="dxa"/>
            </w:tcMar>
          </w:tcPr>
          <w:p w14:paraId="4E632479"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BIP</w:t>
            </w:r>
          </w:p>
        </w:tc>
        <w:tc>
          <w:tcPr>
            <w:tcW w:w="5445" w:type="dxa"/>
            <w:shd w:val="clear" w:color="auto" w:fill="auto"/>
            <w:tcMar>
              <w:top w:w="100" w:type="dxa"/>
              <w:left w:w="100" w:type="dxa"/>
              <w:bottom w:w="100" w:type="dxa"/>
              <w:right w:w="100" w:type="dxa"/>
            </w:tcMar>
          </w:tcPr>
          <w:p w14:paraId="4C7B0275" w14:textId="77777777" w:rsidR="00017377" w:rsidRDefault="00017377" w:rsidP="000A1961">
            <w:pPr>
              <w:widowControl w:val="0"/>
              <w:ind w:left="3" w:hanging="3"/>
              <w:rPr>
                <w:sz w:val="28"/>
                <w:szCs w:val="28"/>
              </w:rPr>
            </w:pPr>
            <w:r>
              <w:rPr>
                <w:sz w:val="28"/>
                <w:szCs w:val="28"/>
              </w:rPr>
              <w:t>Biomedical Image Processing</w:t>
            </w:r>
          </w:p>
        </w:tc>
      </w:tr>
      <w:tr w:rsidR="00017377" w14:paraId="3C70DF85" w14:textId="77777777" w:rsidTr="000A1961">
        <w:trPr>
          <w:jc w:val="center"/>
        </w:trPr>
        <w:tc>
          <w:tcPr>
            <w:tcW w:w="1080" w:type="dxa"/>
            <w:shd w:val="clear" w:color="auto" w:fill="auto"/>
            <w:tcMar>
              <w:top w:w="100" w:type="dxa"/>
              <w:left w:w="100" w:type="dxa"/>
              <w:bottom w:w="100" w:type="dxa"/>
              <w:right w:w="100" w:type="dxa"/>
            </w:tcMar>
          </w:tcPr>
          <w:p w14:paraId="555BEF82"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9</w:t>
            </w:r>
          </w:p>
        </w:tc>
        <w:tc>
          <w:tcPr>
            <w:tcW w:w="2520" w:type="dxa"/>
            <w:shd w:val="clear" w:color="auto" w:fill="auto"/>
            <w:tcMar>
              <w:top w:w="100" w:type="dxa"/>
              <w:left w:w="100" w:type="dxa"/>
              <w:bottom w:w="100" w:type="dxa"/>
              <w:right w:w="100" w:type="dxa"/>
            </w:tcMar>
          </w:tcPr>
          <w:p w14:paraId="4300267E" w14:textId="77777777" w:rsidR="00017377" w:rsidRDefault="00017377" w:rsidP="000A1961">
            <w:pPr>
              <w:ind w:left="3" w:hanging="3"/>
              <w:rPr>
                <w:sz w:val="28"/>
                <w:szCs w:val="28"/>
              </w:rPr>
            </w:pPr>
            <w:r>
              <w:rPr>
                <w:highlight w:val="white"/>
              </w:rPr>
              <w:t xml:space="preserve">YOLO </w:t>
            </w:r>
          </w:p>
        </w:tc>
        <w:tc>
          <w:tcPr>
            <w:tcW w:w="5445" w:type="dxa"/>
            <w:shd w:val="clear" w:color="auto" w:fill="auto"/>
            <w:tcMar>
              <w:top w:w="100" w:type="dxa"/>
              <w:left w:w="100" w:type="dxa"/>
              <w:bottom w:w="100" w:type="dxa"/>
              <w:right w:w="100" w:type="dxa"/>
            </w:tcMar>
          </w:tcPr>
          <w:p w14:paraId="77D1888F"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You Only Look Once</w:t>
            </w:r>
          </w:p>
        </w:tc>
      </w:tr>
      <w:tr w:rsidR="00017377" w14:paraId="1B85FEBD" w14:textId="77777777" w:rsidTr="000A1961">
        <w:trPr>
          <w:jc w:val="center"/>
        </w:trPr>
        <w:tc>
          <w:tcPr>
            <w:tcW w:w="1080" w:type="dxa"/>
            <w:shd w:val="clear" w:color="auto" w:fill="auto"/>
            <w:tcMar>
              <w:top w:w="100" w:type="dxa"/>
              <w:left w:w="100" w:type="dxa"/>
              <w:bottom w:w="100" w:type="dxa"/>
              <w:right w:w="100" w:type="dxa"/>
            </w:tcMar>
          </w:tcPr>
          <w:p w14:paraId="513BB7AC"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10</w:t>
            </w:r>
          </w:p>
        </w:tc>
        <w:tc>
          <w:tcPr>
            <w:tcW w:w="2520" w:type="dxa"/>
            <w:shd w:val="clear" w:color="auto" w:fill="auto"/>
            <w:tcMar>
              <w:top w:w="100" w:type="dxa"/>
              <w:left w:w="100" w:type="dxa"/>
              <w:bottom w:w="100" w:type="dxa"/>
              <w:right w:w="100" w:type="dxa"/>
            </w:tcMar>
          </w:tcPr>
          <w:p w14:paraId="7B0230D3" w14:textId="77777777" w:rsidR="00017377" w:rsidRDefault="00017377" w:rsidP="000A1961">
            <w:pPr>
              <w:ind w:left="3" w:hanging="3"/>
              <w:rPr>
                <w:sz w:val="28"/>
                <w:szCs w:val="28"/>
              </w:rPr>
            </w:pPr>
            <w:r>
              <w:rPr>
                <w:highlight w:val="white"/>
              </w:rPr>
              <w:t xml:space="preserve">ROI </w:t>
            </w:r>
          </w:p>
        </w:tc>
        <w:tc>
          <w:tcPr>
            <w:tcW w:w="5445" w:type="dxa"/>
            <w:shd w:val="clear" w:color="auto" w:fill="auto"/>
            <w:tcMar>
              <w:top w:w="100" w:type="dxa"/>
              <w:left w:w="100" w:type="dxa"/>
              <w:bottom w:w="100" w:type="dxa"/>
              <w:right w:w="100" w:type="dxa"/>
            </w:tcMar>
          </w:tcPr>
          <w:p w14:paraId="1E180BB6"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Region of Interest</w:t>
            </w:r>
          </w:p>
        </w:tc>
      </w:tr>
      <w:tr w:rsidR="00017377" w14:paraId="3E4146EC" w14:textId="77777777" w:rsidTr="000A1961">
        <w:trPr>
          <w:jc w:val="center"/>
        </w:trPr>
        <w:tc>
          <w:tcPr>
            <w:tcW w:w="1080" w:type="dxa"/>
            <w:shd w:val="clear" w:color="auto" w:fill="auto"/>
            <w:tcMar>
              <w:top w:w="100" w:type="dxa"/>
              <w:left w:w="100" w:type="dxa"/>
              <w:bottom w:w="100" w:type="dxa"/>
              <w:right w:w="100" w:type="dxa"/>
            </w:tcMar>
          </w:tcPr>
          <w:p w14:paraId="7E8A664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11</w:t>
            </w:r>
          </w:p>
        </w:tc>
        <w:tc>
          <w:tcPr>
            <w:tcW w:w="2520" w:type="dxa"/>
            <w:shd w:val="clear" w:color="auto" w:fill="auto"/>
            <w:tcMar>
              <w:top w:w="100" w:type="dxa"/>
              <w:left w:w="100" w:type="dxa"/>
              <w:bottom w:w="100" w:type="dxa"/>
              <w:right w:w="100" w:type="dxa"/>
            </w:tcMar>
          </w:tcPr>
          <w:p w14:paraId="1E82DF41" w14:textId="77777777" w:rsidR="00017377" w:rsidRDefault="00017377" w:rsidP="000A1961">
            <w:pPr>
              <w:ind w:left="3" w:hanging="3"/>
              <w:rPr>
                <w:sz w:val="28"/>
                <w:szCs w:val="28"/>
              </w:rPr>
            </w:pPr>
            <w:r>
              <w:t>k-NN</w:t>
            </w:r>
          </w:p>
        </w:tc>
        <w:tc>
          <w:tcPr>
            <w:tcW w:w="5445" w:type="dxa"/>
            <w:shd w:val="clear" w:color="auto" w:fill="auto"/>
            <w:tcMar>
              <w:top w:w="100" w:type="dxa"/>
              <w:left w:w="100" w:type="dxa"/>
              <w:bottom w:w="100" w:type="dxa"/>
              <w:right w:w="100" w:type="dxa"/>
            </w:tcMar>
          </w:tcPr>
          <w:p w14:paraId="1DBB8746" w14:textId="77777777" w:rsidR="00017377" w:rsidRDefault="00017377" w:rsidP="000A1961">
            <w:pPr>
              <w:ind w:left="3" w:hanging="3"/>
              <w:rPr>
                <w:sz w:val="28"/>
                <w:szCs w:val="28"/>
              </w:rPr>
            </w:pPr>
            <w:r>
              <w:t>k-Nearest Neighbors</w:t>
            </w:r>
          </w:p>
        </w:tc>
      </w:tr>
      <w:tr w:rsidR="00017377" w14:paraId="320C3A6C" w14:textId="77777777" w:rsidTr="000A1961">
        <w:trPr>
          <w:jc w:val="center"/>
        </w:trPr>
        <w:tc>
          <w:tcPr>
            <w:tcW w:w="1080" w:type="dxa"/>
            <w:shd w:val="clear" w:color="auto" w:fill="auto"/>
            <w:tcMar>
              <w:top w:w="100" w:type="dxa"/>
              <w:left w:w="100" w:type="dxa"/>
              <w:bottom w:w="100" w:type="dxa"/>
              <w:right w:w="100" w:type="dxa"/>
            </w:tcMar>
          </w:tcPr>
          <w:p w14:paraId="694A91F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12</w:t>
            </w:r>
          </w:p>
        </w:tc>
        <w:tc>
          <w:tcPr>
            <w:tcW w:w="2520" w:type="dxa"/>
            <w:shd w:val="clear" w:color="auto" w:fill="auto"/>
            <w:tcMar>
              <w:top w:w="100" w:type="dxa"/>
              <w:left w:w="100" w:type="dxa"/>
              <w:bottom w:w="100" w:type="dxa"/>
              <w:right w:w="100" w:type="dxa"/>
            </w:tcMar>
          </w:tcPr>
          <w:p w14:paraId="6CCDABF5" w14:textId="77777777" w:rsidR="00017377" w:rsidRDefault="00017377" w:rsidP="000A1961">
            <w:pPr>
              <w:ind w:left="3" w:hanging="3"/>
              <w:rPr>
                <w:sz w:val="28"/>
                <w:szCs w:val="28"/>
              </w:rPr>
            </w:pPr>
            <w:r>
              <w:t>SVM</w:t>
            </w:r>
          </w:p>
        </w:tc>
        <w:tc>
          <w:tcPr>
            <w:tcW w:w="5445" w:type="dxa"/>
            <w:shd w:val="clear" w:color="auto" w:fill="auto"/>
            <w:tcMar>
              <w:top w:w="100" w:type="dxa"/>
              <w:left w:w="100" w:type="dxa"/>
              <w:bottom w:w="100" w:type="dxa"/>
              <w:right w:w="100" w:type="dxa"/>
            </w:tcMar>
          </w:tcPr>
          <w:p w14:paraId="294AB4F1" w14:textId="77777777" w:rsidR="00017377" w:rsidRDefault="00017377" w:rsidP="000A1961">
            <w:pPr>
              <w:ind w:left="3" w:hanging="3"/>
              <w:rPr>
                <w:sz w:val="28"/>
                <w:szCs w:val="28"/>
              </w:rPr>
            </w:pPr>
            <w:r>
              <w:t>Support Vector Machine</w:t>
            </w:r>
          </w:p>
        </w:tc>
      </w:tr>
      <w:tr w:rsidR="00017377" w14:paraId="0F3DFCFC" w14:textId="77777777" w:rsidTr="000A1961">
        <w:trPr>
          <w:jc w:val="center"/>
        </w:trPr>
        <w:tc>
          <w:tcPr>
            <w:tcW w:w="1080" w:type="dxa"/>
            <w:shd w:val="clear" w:color="auto" w:fill="auto"/>
            <w:tcMar>
              <w:top w:w="100" w:type="dxa"/>
              <w:left w:w="100" w:type="dxa"/>
              <w:bottom w:w="100" w:type="dxa"/>
              <w:right w:w="100" w:type="dxa"/>
            </w:tcMar>
          </w:tcPr>
          <w:p w14:paraId="1A2A15E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lastRenderedPageBreak/>
              <w:t>13</w:t>
            </w:r>
          </w:p>
        </w:tc>
        <w:tc>
          <w:tcPr>
            <w:tcW w:w="2520" w:type="dxa"/>
            <w:shd w:val="clear" w:color="auto" w:fill="auto"/>
            <w:tcMar>
              <w:top w:w="100" w:type="dxa"/>
              <w:left w:w="100" w:type="dxa"/>
              <w:bottom w:w="100" w:type="dxa"/>
              <w:right w:w="100" w:type="dxa"/>
            </w:tcMar>
          </w:tcPr>
          <w:p w14:paraId="5B97227F" w14:textId="77777777" w:rsidR="00017377" w:rsidRDefault="00017377" w:rsidP="000A1961">
            <w:pPr>
              <w:ind w:left="3" w:hanging="3"/>
              <w:rPr>
                <w:sz w:val="28"/>
                <w:szCs w:val="28"/>
              </w:rPr>
            </w:pPr>
            <w:r>
              <w:t>RF</w:t>
            </w:r>
          </w:p>
        </w:tc>
        <w:tc>
          <w:tcPr>
            <w:tcW w:w="5445" w:type="dxa"/>
            <w:shd w:val="clear" w:color="auto" w:fill="auto"/>
            <w:tcMar>
              <w:top w:w="100" w:type="dxa"/>
              <w:left w:w="100" w:type="dxa"/>
              <w:bottom w:w="100" w:type="dxa"/>
              <w:right w:w="100" w:type="dxa"/>
            </w:tcMar>
          </w:tcPr>
          <w:p w14:paraId="50134B56" w14:textId="77777777" w:rsidR="00017377" w:rsidRDefault="00017377" w:rsidP="000A1961">
            <w:pPr>
              <w:ind w:left="3" w:hanging="3"/>
              <w:rPr>
                <w:sz w:val="28"/>
                <w:szCs w:val="28"/>
              </w:rPr>
            </w:pPr>
            <w:r>
              <w:t>Random Forest</w:t>
            </w:r>
          </w:p>
        </w:tc>
      </w:tr>
      <w:tr w:rsidR="00017377" w14:paraId="5705A745" w14:textId="77777777" w:rsidTr="000A1961">
        <w:trPr>
          <w:jc w:val="center"/>
        </w:trPr>
        <w:tc>
          <w:tcPr>
            <w:tcW w:w="1080" w:type="dxa"/>
            <w:shd w:val="clear" w:color="auto" w:fill="auto"/>
            <w:tcMar>
              <w:top w:w="100" w:type="dxa"/>
              <w:left w:w="100" w:type="dxa"/>
              <w:bottom w:w="100" w:type="dxa"/>
              <w:right w:w="100" w:type="dxa"/>
            </w:tcMar>
          </w:tcPr>
          <w:p w14:paraId="581F01BF"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14</w:t>
            </w:r>
          </w:p>
        </w:tc>
        <w:tc>
          <w:tcPr>
            <w:tcW w:w="2520" w:type="dxa"/>
            <w:shd w:val="clear" w:color="auto" w:fill="auto"/>
            <w:tcMar>
              <w:top w:w="100" w:type="dxa"/>
              <w:left w:w="100" w:type="dxa"/>
              <w:bottom w:w="100" w:type="dxa"/>
              <w:right w:w="100" w:type="dxa"/>
            </w:tcMar>
          </w:tcPr>
          <w:p w14:paraId="3892F10D" w14:textId="77777777" w:rsidR="00017377" w:rsidRDefault="00017377" w:rsidP="000A1961">
            <w:pPr>
              <w:ind w:left="3" w:hanging="3"/>
              <w:rPr>
                <w:sz w:val="28"/>
                <w:szCs w:val="28"/>
              </w:rPr>
            </w:pPr>
            <w:r>
              <w:t>HOG</w:t>
            </w:r>
          </w:p>
        </w:tc>
        <w:tc>
          <w:tcPr>
            <w:tcW w:w="5445" w:type="dxa"/>
            <w:shd w:val="clear" w:color="auto" w:fill="auto"/>
            <w:tcMar>
              <w:top w:w="100" w:type="dxa"/>
              <w:left w:w="100" w:type="dxa"/>
              <w:bottom w:w="100" w:type="dxa"/>
              <w:right w:w="100" w:type="dxa"/>
            </w:tcMar>
          </w:tcPr>
          <w:p w14:paraId="78365271" w14:textId="77777777" w:rsidR="00017377" w:rsidRDefault="00017377" w:rsidP="000A1961">
            <w:pPr>
              <w:ind w:left="3" w:hanging="3"/>
              <w:rPr>
                <w:sz w:val="28"/>
                <w:szCs w:val="28"/>
              </w:rPr>
            </w:pPr>
            <w:r>
              <w:t>Histogram of Oriented Gradients</w:t>
            </w:r>
          </w:p>
        </w:tc>
      </w:tr>
      <w:tr w:rsidR="00017377" w14:paraId="26AC1B7C" w14:textId="77777777" w:rsidTr="000A1961">
        <w:trPr>
          <w:jc w:val="center"/>
        </w:trPr>
        <w:tc>
          <w:tcPr>
            <w:tcW w:w="1080" w:type="dxa"/>
            <w:shd w:val="clear" w:color="auto" w:fill="auto"/>
            <w:tcMar>
              <w:top w:w="100" w:type="dxa"/>
              <w:left w:w="100" w:type="dxa"/>
              <w:bottom w:w="100" w:type="dxa"/>
              <w:right w:w="100" w:type="dxa"/>
            </w:tcMar>
          </w:tcPr>
          <w:p w14:paraId="0EEEE36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15</w:t>
            </w:r>
          </w:p>
        </w:tc>
        <w:tc>
          <w:tcPr>
            <w:tcW w:w="2520" w:type="dxa"/>
            <w:shd w:val="clear" w:color="auto" w:fill="auto"/>
            <w:tcMar>
              <w:top w:w="100" w:type="dxa"/>
              <w:left w:w="100" w:type="dxa"/>
              <w:bottom w:w="100" w:type="dxa"/>
              <w:right w:w="100" w:type="dxa"/>
            </w:tcMar>
          </w:tcPr>
          <w:p w14:paraId="7D969804" w14:textId="77777777" w:rsidR="00017377" w:rsidRDefault="00017377" w:rsidP="000A1961">
            <w:pPr>
              <w:ind w:left="3" w:hanging="3"/>
            </w:pPr>
            <w:r>
              <w:t>CVPR</w:t>
            </w:r>
          </w:p>
        </w:tc>
        <w:tc>
          <w:tcPr>
            <w:tcW w:w="5445" w:type="dxa"/>
            <w:shd w:val="clear" w:color="auto" w:fill="auto"/>
            <w:tcMar>
              <w:top w:w="100" w:type="dxa"/>
              <w:left w:w="100" w:type="dxa"/>
              <w:bottom w:w="100" w:type="dxa"/>
              <w:right w:w="100" w:type="dxa"/>
            </w:tcMar>
          </w:tcPr>
          <w:p w14:paraId="1552DB19" w14:textId="77777777" w:rsidR="00017377" w:rsidRDefault="00017377" w:rsidP="000A1961">
            <w:pPr>
              <w:ind w:left="3" w:hanging="3"/>
            </w:pPr>
            <w:r>
              <w:t>Computer Vision and Pattern Recognition</w:t>
            </w:r>
          </w:p>
        </w:tc>
      </w:tr>
      <w:tr w:rsidR="00017377" w14:paraId="3E25331E" w14:textId="77777777" w:rsidTr="000A1961">
        <w:trPr>
          <w:jc w:val="center"/>
        </w:trPr>
        <w:tc>
          <w:tcPr>
            <w:tcW w:w="1080" w:type="dxa"/>
            <w:shd w:val="clear" w:color="auto" w:fill="auto"/>
            <w:tcMar>
              <w:top w:w="100" w:type="dxa"/>
              <w:left w:w="100" w:type="dxa"/>
              <w:bottom w:w="100" w:type="dxa"/>
              <w:right w:w="100" w:type="dxa"/>
            </w:tcMar>
          </w:tcPr>
          <w:p w14:paraId="33A72FE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16</w:t>
            </w:r>
          </w:p>
        </w:tc>
        <w:tc>
          <w:tcPr>
            <w:tcW w:w="2520" w:type="dxa"/>
            <w:shd w:val="clear" w:color="auto" w:fill="auto"/>
            <w:tcMar>
              <w:top w:w="100" w:type="dxa"/>
              <w:left w:w="100" w:type="dxa"/>
              <w:bottom w:w="100" w:type="dxa"/>
              <w:right w:w="100" w:type="dxa"/>
            </w:tcMar>
          </w:tcPr>
          <w:p w14:paraId="2FE47752" w14:textId="77777777" w:rsidR="00017377" w:rsidRDefault="00017377" w:rsidP="000A1961">
            <w:pPr>
              <w:ind w:left="3" w:hanging="3"/>
            </w:pPr>
            <w:r>
              <w:t xml:space="preserve">CSP </w:t>
            </w:r>
          </w:p>
        </w:tc>
        <w:tc>
          <w:tcPr>
            <w:tcW w:w="5445" w:type="dxa"/>
            <w:shd w:val="clear" w:color="auto" w:fill="auto"/>
            <w:tcMar>
              <w:top w:w="100" w:type="dxa"/>
              <w:left w:w="100" w:type="dxa"/>
              <w:bottom w:w="100" w:type="dxa"/>
              <w:right w:w="100" w:type="dxa"/>
            </w:tcMar>
          </w:tcPr>
          <w:p w14:paraId="6AC2618C" w14:textId="77777777" w:rsidR="00017377" w:rsidRDefault="00017377" w:rsidP="000A1961">
            <w:pPr>
              <w:ind w:left="3" w:hanging="3"/>
            </w:pPr>
            <w:r>
              <w:t>Cross Stage Partial</w:t>
            </w:r>
          </w:p>
        </w:tc>
      </w:tr>
      <w:tr w:rsidR="00017377" w14:paraId="2ACDFD69" w14:textId="77777777" w:rsidTr="000A1961">
        <w:trPr>
          <w:jc w:val="center"/>
        </w:trPr>
        <w:tc>
          <w:tcPr>
            <w:tcW w:w="1080" w:type="dxa"/>
            <w:shd w:val="clear" w:color="auto" w:fill="auto"/>
            <w:tcMar>
              <w:top w:w="100" w:type="dxa"/>
              <w:left w:w="100" w:type="dxa"/>
              <w:bottom w:w="100" w:type="dxa"/>
              <w:right w:w="100" w:type="dxa"/>
            </w:tcMar>
          </w:tcPr>
          <w:p w14:paraId="3426D805"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17</w:t>
            </w:r>
          </w:p>
        </w:tc>
        <w:tc>
          <w:tcPr>
            <w:tcW w:w="2520" w:type="dxa"/>
            <w:shd w:val="clear" w:color="auto" w:fill="auto"/>
            <w:tcMar>
              <w:top w:w="100" w:type="dxa"/>
              <w:left w:w="100" w:type="dxa"/>
              <w:bottom w:w="100" w:type="dxa"/>
              <w:right w:w="100" w:type="dxa"/>
            </w:tcMar>
          </w:tcPr>
          <w:p w14:paraId="513A14A7" w14:textId="77777777" w:rsidR="00017377" w:rsidRDefault="00017377" w:rsidP="000A1961">
            <w:pPr>
              <w:ind w:left="3" w:hanging="3"/>
            </w:pPr>
            <w:r>
              <w:t xml:space="preserve">PANet </w:t>
            </w:r>
          </w:p>
        </w:tc>
        <w:tc>
          <w:tcPr>
            <w:tcW w:w="5445" w:type="dxa"/>
            <w:shd w:val="clear" w:color="auto" w:fill="auto"/>
            <w:tcMar>
              <w:top w:w="100" w:type="dxa"/>
              <w:left w:w="100" w:type="dxa"/>
              <w:bottom w:w="100" w:type="dxa"/>
              <w:right w:w="100" w:type="dxa"/>
            </w:tcMar>
          </w:tcPr>
          <w:p w14:paraId="3C372688" w14:textId="77777777" w:rsidR="00017377" w:rsidRDefault="00017377" w:rsidP="000A1961">
            <w:pPr>
              <w:ind w:left="3" w:hanging="3"/>
            </w:pPr>
            <w:r>
              <w:t>Path Aggregation Network</w:t>
            </w:r>
          </w:p>
        </w:tc>
      </w:tr>
      <w:tr w:rsidR="00017377" w14:paraId="105D47D5" w14:textId="77777777" w:rsidTr="000A1961">
        <w:trPr>
          <w:jc w:val="center"/>
        </w:trPr>
        <w:tc>
          <w:tcPr>
            <w:tcW w:w="1080" w:type="dxa"/>
            <w:shd w:val="clear" w:color="auto" w:fill="auto"/>
            <w:tcMar>
              <w:top w:w="100" w:type="dxa"/>
              <w:left w:w="100" w:type="dxa"/>
              <w:bottom w:w="100" w:type="dxa"/>
              <w:right w:w="100" w:type="dxa"/>
            </w:tcMar>
          </w:tcPr>
          <w:p w14:paraId="3B7F5BFE"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18</w:t>
            </w:r>
          </w:p>
        </w:tc>
        <w:tc>
          <w:tcPr>
            <w:tcW w:w="2520" w:type="dxa"/>
            <w:shd w:val="clear" w:color="auto" w:fill="auto"/>
            <w:tcMar>
              <w:top w:w="100" w:type="dxa"/>
              <w:left w:w="100" w:type="dxa"/>
              <w:bottom w:w="100" w:type="dxa"/>
              <w:right w:w="100" w:type="dxa"/>
            </w:tcMar>
          </w:tcPr>
          <w:p w14:paraId="1FF8F79E" w14:textId="77777777" w:rsidR="00017377" w:rsidRDefault="00017377" w:rsidP="000A1961">
            <w:pPr>
              <w:ind w:left="3" w:hanging="3"/>
            </w:pPr>
            <w:r>
              <w:t xml:space="preserve">SPP </w:t>
            </w:r>
          </w:p>
        </w:tc>
        <w:tc>
          <w:tcPr>
            <w:tcW w:w="5445" w:type="dxa"/>
            <w:shd w:val="clear" w:color="auto" w:fill="auto"/>
            <w:tcMar>
              <w:top w:w="100" w:type="dxa"/>
              <w:left w:w="100" w:type="dxa"/>
              <w:bottom w:w="100" w:type="dxa"/>
              <w:right w:w="100" w:type="dxa"/>
            </w:tcMar>
          </w:tcPr>
          <w:p w14:paraId="2D4021CC" w14:textId="77777777" w:rsidR="00017377" w:rsidRDefault="00017377" w:rsidP="000A1961">
            <w:pPr>
              <w:ind w:left="3" w:hanging="3"/>
            </w:pPr>
            <w:r>
              <w:t>Spatial Pyramid Pooling</w:t>
            </w:r>
          </w:p>
        </w:tc>
      </w:tr>
      <w:tr w:rsidR="00017377" w14:paraId="7FFCE8FC" w14:textId="77777777" w:rsidTr="000A1961">
        <w:trPr>
          <w:jc w:val="center"/>
        </w:trPr>
        <w:tc>
          <w:tcPr>
            <w:tcW w:w="1080" w:type="dxa"/>
            <w:shd w:val="clear" w:color="auto" w:fill="auto"/>
            <w:tcMar>
              <w:top w:w="100" w:type="dxa"/>
              <w:left w:w="100" w:type="dxa"/>
              <w:bottom w:w="100" w:type="dxa"/>
              <w:right w:w="100" w:type="dxa"/>
            </w:tcMar>
          </w:tcPr>
          <w:p w14:paraId="65997D1C"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19</w:t>
            </w:r>
          </w:p>
        </w:tc>
        <w:tc>
          <w:tcPr>
            <w:tcW w:w="2520" w:type="dxa"/>
            <w:shd w:val="clear" w:color="auto" w:fill="auto"/>
            <w:tcMar>
              <w:top w:w="100" w:type="dxa"/>
              <w:left w:w="100" w:type="dxa"/>
              <w:bottom w:w="100" w:type="dxa"/>
              <w:right w:w="100" w:type="dxa"/>
            </w:tcMar>
          </w:tcPr>
          <w:p w14:paraId="4C6186FE" w14:textId="77777777" w:rsidR="00017377" w:rsidRDefault="00017377" w:rsidP="000A1961">
            <w:pPr>
              <w:ind w:left="3" w:hanging="3"/>
            </w:pPr>
            <w:r>
              <w:t>SiLU</w:t>
            </w:r>
          </w:p>
        </w:tc>
        <w:tc>
          <w:tcPr>
            <w:tcW w:w="5445" w:type="dxa"/>
            <w:shd w:val="clear" w:color="auto" w:fill="auto"/>
            <w:tcMar>
              <w:top w:w="100" w:type="dxa"/>
              <w:left w:w="100" w:type="dxa"/>
              <w:bottom w:w="100" w:type="dxa"/>
              <w:right w:w="100" w:type="dxa"/>
            </w:tcMar>
          </w:tcPr>
          <w:p w14:paraId="5484A6B9" w14:textId="77777777" w:rsidR="00017377" w:rsidRDefault="00017377" w:rsidP="000A1961">
            <w:pPr>
              <w:ind w:left="3" w:hanging="3"/>
            </w:pPr>
            <w:r>
              <w:t>Sigmoid Linear Unit</w:t>
            </w:r>
          </w:p>
        </w:tc>
      </w:tr>
      <w:tr w:rsidR="00017377" w14:paraId="626D0A9B" w14:textId="77777777" w:rsidTr="000A1961">
        <w:trPr>
          <w:jc w:val="center"/>
        </w:trPr>
        <w:tc>
          <w:tcPr>
            <w:tcW w:w="1080" w:type="dxa"/>
            <w:shd w:val="clear" w:color="auto" w:fill="auto"/>
            <w:tcMar>
              <w:top w:w="100" w:type="dxa"/>
              <w:left w:w="100" w:type="dxa"/>
              <w:bottom w:w="100" w:type="dxa"/>
              <w:right w:w="100" w:type="dxa"/>
            </w:tcMar>
          </w:tcPr>
          <w:p w14:paraId="24830D5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20</w:t>
            </w:r>
          </w:p>
        </w:tc>
        <w:tc>
          <w:tcPr>
            <w:tcW w:w="2520" w:type="dxa"/>
            <w:shd w:val="clear" w:color="auto" w:fill="auto"/>
            <w:tcMar>
              <w:top w:w="100" w:type="dxa"/>
              <w:left w:w="100" w:type="dxa"/>
              <w:bottom w:w="100" w:type="dxa"/>
              <w:right w:w="100" w:type="dxa"/>
            </w:tcMar>
          </w:tcPr>
          <w:p w14:paraId="52A2F3B5" w14:textId="77777777" w:rsidR="00017377" w:rsidRDefault="00017377" w:rsidP="000A1961">
            <w:pPr>
              <w:ind w:left="3" w:hanging="3"/>
            </w:pPr>
            <w:r>
              <w:t>SVM</w:t>
            </w:r>
          </w:p>
        </w:tc>
        <w:tc>
          <w:tcPr>
            <w:tcW w:w="5445" w:type="dxa"/>
            <w:shd w:val="clear" w:color="auto" w:fill="auto"/>
            <w:tcMar>
              <w:top w:w="100" w:type="dxa"/>
              <w:left w:w="100" w:type="dxa"/>
              <w:bottom w:w="100" w:type="dxa"/>
              <w:right w:w="100" w:type="dxa"/>
            </w:tcMar>
          </w:tcPr>
          <w:p w14:paraId="506C3654" w14:textId="77777777" w:rsidR="00017377" w:rsidRDefault="00017377" w:rsidP="000A1961">
            <w:pPr>
              <w:ind w:left="3" w:hanging="3"/>
            </w:pPr>
            <w:r>
              <w:t>Support Vector Machines</w:t>
            </w:r>
          </w:p>
        </w:tc>
      </w:tr>
      <w:tr w:rsidR="00017377" w14:paraId="1199938B" w14:textId="77777777" w:rsidTr="000A1961">
        <w:trPr>
          <w:jc w:val="center"/>
        </w:trPr>
        <w:tc>
          <w:tcPr>
            <w:tcW w:w="1080" w:type="dxa"/>
            <w:shd w:val="clear" w:color="auto" w:fill="auto"/>
            <w:tcMar>
              <w:top w:w="100" w:type="dxa"/>
              <w:left w:w="100" w:type="dxa"/>
              <w:bottom w:w="100" w:type="dxa"/>
              <w:right w:w="100" w:type="dxa"/>
            </w:tcMar>
          </w:tcPr>
          <w:p w14:paraId="0C3CD13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21</w:t>
            </w:r>
          </w:p>
        </w:tc>
        <w:tc>
          <w:tcPr>
            <w:tcW w:w="2520" w:type="dxa"/>
            <w:shd w:val="clear" w:color="auto" w:fill="auto"/>
            <w:tcMar>
              <w:top w:w="100" w:type="dxa"/>
              <w:left w:w="100" w:type="dxa"/>
              <w:bottom w:w="100" w:type="dxa"/>
              <w:right w:w="100" w:type="dxa"/>
            </w:tcMar>
          </w:tcPr>
          <w:p w14:paraId="143252CB" w14:textId="77777777" w:rsidR="00017377" w:rsidRDefault="00017377" w:rsidP="000A1961">
            <w:pPr>
              <w:ind w:left="3" w:hanging="3"/>
            </w:pPr>
            <w:r>
              <w:t>GBM</w:t>
            </w:r>
          </w:p>
        </w:tc>
        <w:tc>
          <w:tcPr>
            <w:tcW w:w="5445" w:type="dxa"/>
            <w:shd w:val="clear" w:color="auto" w:fill="auto"/>
            <w:tcMar>
              <w:top w:w="100" w:type="dxa"/>
              <w:left w:w="100" w:type="dxa"/>
              <w:bottom w:w="100" w:type="dxa"/>
              <w:right w:w="100" w:type="dxa"/>
            </w:tcMar>
          </w:tcPr>
          <w:p w14:paraId="699EF13D" w14:textId="77777777" w:rsidR="00017377" w:rsidRDefault="00017377" w:rsidP="000A1961">
            <w:pPr>
              <w:ind w:left="3" w:hanging="3"/>
            </w:pPr>
            <w:r>
              <w:t>Gradient Boosting Machines</w:t>
            </w:r>
          </w:p>
        </w:tc>
      </w:tr>
      <w:tr w:rsidR="00017377" w14:paraId="193BB1C4" w14:textId="77777777" w:rsidTr="000A1961">
        <w:trPr>
          <w:jc w:val="center"/>
        </w:trPr>
        <w:tc>
          <w:tcPr>
            <w:tcW w:w="1080" w:type="dxa"/>
            <w:shd w:val="clear" w:color="auto" w:fill="auto"/>
            <w:tcMar>
              <w:top w:w="100" w:type="dxa"/>
              <w:left w:w="100" w:type="dxa"/>
              <w:bottom w:w="100" w:type="dxa"/>
              <w:right w:w="100" w:type="dxa"/>
            </w:tcMar>
          </w:tcPr>
          <w:p w14:paraId="4BBE01EE"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22</w:t>
            </w:r>
          </w:p>
        </w:tc>
        <w:tc>
          <w:tcPr>
            <w:tcW w:w="2520" w:type="dxa"/>
            <w:shd w:val="clear" w:color="auto" w:fill="auto"/>
            <w:tcMar>
              <w:top w:w="100" w:type="dxa"/>
              <w:left w:w="100" w:type="dxa"/>
              <w:bottom w:w="100" w:type="dxa"/>
              <w:right w:w="100" w:type="dxa"/>
            </w:tcMar>
          </w:tcPr>
          <w:p w14:paraId="535CD769" w14:textId="77777777" w:rsidR="00017377" w:rsidRDefault="00017377" w:rsidP="000A1961">
            <w:pPr>
              <w:shd w:val="clear" w:color="auto" w:fill="FFFFFF"/>
              <w:ind w:left="3" w:hanging="3"/>
            </w:pPr>
            <w:r>
              <w:t xml:space="preserve">LSTM </w:t>
            </w:r>
          </w:p>
        </w:tc>
        <w:tc>
          <w:tcPr>
            <w:tcW w:w="5445" w:type="dxa"/>
            <w:shd w:val="clear" w:color="auto" w:fill="auto"/>
            <w:tcMar>
              <w:top w:w="100" w:type="dxa"/>
              <w:left w:w="100" w:type="dxa"/>
              <w:bottom w:w="100" w:type="dxa"/>
              <w:right w:w="100" w:type="dxa"/>
            </w:tcMar>
          </w:tcPr>
          <w:p w14:paraId="2BC0A9B8" w14:textId="77777777" w:rsidR="00017377" w:rsidRDefault="00017377" w:rsidP="000A1961">
            <w:pPr>
              <w:shd w:val="clear" w:color="auto" w:fill="FFFFFF"/>
              <w:ind w:left="3" w:hanging="3"/>
            </w:pPr>
            <w:r>
              <w:t>Long Short-Term Memory</w:t>
            </w:r>
          </w:p>
        </w:tc>
      </w:tr>
      <w:tr w:rsidR="00017377" w14:paraId="39418461" w14:textId="77777777" w:rsidTr="000A1961">
        <w:trPr>
          <w:jc w:val="center"/>
        </w:trPr>
        <w:tc>
          <w:tcPr>
            <w:tcW w:w="1080" w:type="dxa"/>
            <w:shd w:val="clear" w:color="auto" w:fill="auto"/>
            <w:tcMar>
              <w:top w:w="100" w:type="dxa"/>
              <w:left w:w="100" w:type="dxa"/>
              <w:bottom w:w="100" w:type="dxa"/>
              <w:right w:w="100" w:type="dxa"/>
            </w:tcMar>
          </w:tcPr>
          <w:p w14:paraId="221F6F5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23</w:t>
            </w:r>
          </w:p>
        </w:tc>
        <w:tc>
          <w:tcPr>
            <w:tcW w:w="2520" w:type="dxa"/>
            <w:shd w:val="clear" w:color="auto" w:fill="auto"/>
            <w:tcMar>
              <w:top w:w="100" w:type="dxa"/>
              <w:left w:w="100" w:type="dxa"/>
              <w:bottom w:w="100" w:type="dxa"/>
              <w:right w:w="100" w:type="dxa"/>
            </w:tcMar>
          </w:tcPr>
          <w:p w14:paraId="2AFF2CDB" w14:textId="77777777" w:rsidR="00017377" w:rsidRDefault="00017377" w:rsidP="000A1961">
            <w:pPr>
              <w:shd w:val="clear" w:color="auto" w:fill="FFFFFF"/>
              <w:ind w:left="3" w:hanging="3"/>
            </w:pPr>
            <w:r>
              <w:t xml:space="preserve">RNN </w:t>
            </w:r>
          </w:p>
        </w:tc>
        <w:tc>
          <w:tcPr>
            <w:tcW w:w="5445" w:type="dxa"/>
            <w:shd w:val="clear" w:color="auto" w:fill="auto"/>
            <w:tcMar>
              <w:top w:w="100" w:type="dxa"/>
              <w:left w:w="100" w:type="dxa"/>
              <w:bottom w:w="100" w:type="dxa"/>
              <w:right w:w="100" w:type="dxa"/>
            </w:tcMar>
          </w:tcPr>
          <w:p w14:paraId="1A6895A4" w14:textId="77777777" w:rsidR="00017377" w:rsidRDefault="00017377" w:rsidP="000A1961">
            <w:pPr>
              <w:shd w:val="clear" w:color="auto" w:fill="FFFFFF"/>
              <w:ind w:left="3" w:hanging="3"/>
            </w:pPr>
            <w:r>
              <w:t>Recurrent Neural Networks</w:t>
            </w:r>
          </w:p>
        </w:tc>
      </w:tr>
      <w:tr w:rsidR="00017377" w14:paraId="51D5E59B" w14:textId="77777777" w:rsidTr="000A1961">
        <w:trPr>
          <w:jc w:val="center"/>
        </w:trPr>
        <w:tc>
          <w:tcPr>
            <w:tcW w:w="1080" w:type="dxa"/>
            <w:shd w:val="clear" w:color="auto" w:fill="auto"/>
            <w:tcMar>
              <w:top w:w="100" w:type="dxa"/>
              <w:left w:w="100" w:type="dxa"/>
              <w:bottom w:w="100" w:type="dxa"/>
              <w:right w:w="100" w:type="dxa"/>
            </w:tcMar>
          </w:tcPr>
          <w:p w14:paraId="218041E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24</w:t>
            </w:r>
          </w:p>
        </w:tc>
        <w:tc>
          <w:tcPr>
            <w:tcW w:w="2520" w:type="dxa"/>
            <w:shd w:val="clear" w:color="auto" w:fill="auto"/>
            <w:tcMar>
              <w:top w:w="100" w:type="dxa"/>
              <w:left w:w="100" w:type="dxa"/>
              <w:bottom w:w="100" w:type="dxa"/>
              <w:right w:w="100" w:type="dxa"/>
            </w:tcMar>
          </w:tcPr>
          <w:p w14:paraId="506BF089" w14:textId="77777777" w:rsidR="00017377" w:rsidRDefault="00017377" w:rsidP="000A1961">
            <w:pPr>
              <w:ind w:left="3" w:hanging="3"/>
            </w:pPr>
            <w:r>
              <w:t>RGB</w:t>
            </w:r>
          </w:p>
        </w:tc>
        <w:tc>
          <w:tcPr>
            <w:tcW w:w="5445" w:type="dxa"/>
            <w:shd w:val="clear" w:color="auto" w:fill="auto"/>
            <w:tcMar>
              <w:top w:w="100" w:type="dxa"/>
              <w:left w:w="100" w:type="dxa"/>
              <w:bottom w:w="100" w:type="dxa"/>
              <w:right w:w="100" w:type="dxa"/>
            </w:tcMar>
          </w:tcPr>
          <w:p w14:paraId="57F7A085" w14:textId="003353DD" w:rsidR="00017377" w:rsidRDefault="00017377" w:rsidP="000A1961">
            <w:pPr>
              <w:ind w:left="3" w:hanging="3"/>
            </w:pPr>
            <w:proofErr w:type="gramStart"/>
            <w:r>
              <w:t>Red</w:t>
            </w:r>
            <w:r w:rsidR="00DC0DCE">
              <w:t xml:space="preserve"> </w:t>
            </w:r>
            <w:r>
              <w:t>Green</w:t>
            </w:r>
            <w:proofErr w:type="gramEnd"/>
            <w:r w:rsidR="00DC0DCE">
              <w:t xml:space="preserve"> </w:t>
            </w:r>
            <w:r>
              <w:t>Blue</w:t>
            </w:r>
          </w:p>
        </w:tc>
      </w:tr>
      <w:tr w:rsidR="00017377" w14:paraId="780254CE" w14:textId="77777777" w:rsidTr="000A1961">
        <w:trPr>
          <w:jc w:val="center"/>
        </w:trPr>
        <w:tc>
          <w:tcPr>
            <w:tcW w:w="1080" w:type="dxa"/>
            <w:shd w:val="clear" w:color="auto" w:fill="auto"/>
            <w:tcMar>
              <w:top w:w="100" w:type="dxa"/>
              <w:left w:w="100" w:type="dxa"/>
              <w:bottom w:w="100" w:type="dxa"/>
              <w:right w:w="100" w:type="dxa"/>
            </w:tcMar>
          </w:tcPr>
          <w:p w14:paraId="15D65C9A"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25</w:t>
            </w:r>
          </w:p>
        </w:tc>
        <w:tc>
          <w:tcPr>
            <w:tcW w:w="2520" w:type="dxa"/>
            <w:shd w:val="clear" w:color="auto" w:fill="auto"/>
            <w:tcMar>
              <w:top w:w="100" w:type="dxa"/>
              <w:left w:w="100" w:type="dxa"/>
              <w:bottom w:w="100" w:type="dxa"/>
              <w:right w:w="100" w:type="dxa"/>
            </w:tcMar>
          </w:tcPr>
          <w:p w14:paraId="5BAB4BFF" w14:textId="77777777" w:rsidR="00017377" w:rsidRDefault="00017377" w:rsidP="000A1961">
            <w:pPr>
              <w:ind w:left="3" w:hanging="3"/>
            </w:pPr>
            <w:r>
              <w:t>ResNet</w:t>
            </w:r>
          </w:p>
        </w:tc>
        <w:tc>
          <w:tcPr>
            <w:tcW w:w="5445" w:type="dxa"/>
            <w:shd w:val="clear" w:color="auto" w:fill="auto"/>
            <w:tcMar>
              <w:top w:w="100" w:type="dxa"/>
              <w:left w:w="100" w:type="dxa"/>
              <w:bottom w:w="100" w:type="dxa"/>
              <w:right w:w="100" w:type="dxa"/>
            </w:tcMar>
          </w:tcPr>
          <w:p w14:paraId="558F5D7D" w14:textId="77777777" w:rsidR="00017377" w:rsidRDefault="00017377" w:rsidP="000A1961">
            <w:pPr>
              <w:ind w:left="3" w:hanging="3"/>
            </w:pPr>
            <w:r>
              <w:t>Residual Network</w:t>
            </w:r>
          </w:p>
        </w:tc>
      </w:tr>
      <w:tr w:rsidR="00017377" w14:paraId="33050075" w14:textId="77777777" w:rsidTr="000A1961">
        <w:trPr>
          <w:jc w:val="center"/>
        </w:trPr>
        <w:tc>
          <w:tcPr>
            <w:tcW w:w="1080" w:type="dxa"/>
            <w:shd w:val="clear" w:color="auto" w:fill="auto"/>
            <w:tcMar>
              <w:top w:w="100" w:type="dxa"/>
              <w:left w:w="100" w:type="dxa"/>
              <w:bottom w:w="100" w:type="dxa"/>
              <w:right w:w="100" w:type="dxa"/>
            </w:tcMar>
          </w:tcPr>
          <w:p w14:paraId="0C7C5F3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26</w:t>
            </w:r>
          </w:p>
        </w:tc>
        <w:tc>
          <w:tcPr>
            <w:tcW w:w="2520" w:type="dxa"/>
            <w:shd w:val="clear" w:color="auto" w:fill="auto"/>
            <w:tcMar>
              <w:top w:w="100" w:type="dxa"/>
              <w:left w:w="100" w:type="dxa"/>
              <w:bottom w:w="100" w:type="dxa"/>
              <w:right w:w="100" w:type="dxa"/>
            </w:tcMar>
          </w:tcPr>
          <w:p w14:paraId="1A5DAEE7" w14:textId="77777777" w:rsidR="00017377" w:rsidRDefault="00017377" w:rsidP="000A1961">
            <w:pPr>
              <w:ind w:left="3" w:hanging="3"/>
            </w:pPr>
            <w:r>
              <w:t>ReLU</w:t>
            </w:r>
          </w:p>
        </w:tc>
        <w:tc>
          <w:tcPr>
            <w:tcW w:w="5445" w:type="dxa"/>
            <w:shd w:val="clear" w:color="auto" w:fill="auto"/>
            <w:tcMar>
              <w:top w:w="100" w:type="dxa"/>
              <w:left w:w="100" w:type="dxa"/>
              <w:bottom w:w="100" w:type="dxa"/>
              <w:right w:w="100" w:type="dxa"/>
            </w:tcMar>
          </w:tcPr>
          <w:p w14:paraId="170B994E" w14:textId="77777777" w:rsidR="00017377" w:rsidRDefault="00017377" w:rsidP="000A1961">
            <w:pPr>
              <w:ind w:left="3" w:hanging="3"/>
            </w:pPr>
            <w:r>
              <w:t>Rectified Linear Unit</w:t>
            </w:r>
          </w:p>
        </w:tc>
      </w:tr>
      <w:tr w:rsidR="00017377" w14:paraId="6D94F025" w14:textId="77777777" w:rsidTr="000A1961">
        <w:trPr>
          <w:jc w:val="center"/>
        </w:trPr>
        <w:tc>
          <w:tcPr>
            <w:tcW w:w="1080" w:type="dxa"/>
            <w:shd w:val="clear" w:color="auto" w:fill="auto"/>
            <w:tcMar>
              <w:top w:w="100" w:type="dxa"/>
              <w:left w:w="100" w:type="dxa"/>
              <w:bottom w:w="100" w:type="dxa"/>
              <w:right w:w="100" w:type="dxa"/>
            </w:tcMar>
          </w:tcPr>
          <w:p w14:paraId="61EF480B"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lastRenderedPageBreak/>
              <w:t>27</w:t>
            </w:r>
          </w:p>
        </w:tc>
        <w:tc>
          <w:tcPr>
            <w:tcW w:w="2520" w:type="dxa"/>
            <w:shd w:val="clear" w:color="auto" w:fill="auto"/>
            <w:tcMar>
              <w:top w:w="100" w:type="dxa"/>
              <w:left w:w="100" w:type="dxa"/>
              <w:bottom w:w="100" w:type="dxa"/>
              <w:right w:w="100" w:type="dxa"/>
            </w:tcMar>
          </w:tcPr>
          <w:p w14:paraId="33ABA909" w14:textId="77777777" w:rsidR="00017377" w:rsidRDefault="00017377" w:rsidP="000A1961">
            <w:pPr>
              <w:ind w:left="3" w:hanging="3"/>
            </w:pPr>
            <w:r>
              <w:t>VGG</w:t>
            </w:r>
          </w:p>
        </w:tc>
        <w:tc>
          <w:tcPr>
            <w:tcW w:w="5445" w:type="dxa"/>
            <w:shd w:val="clear" w:color="auto" w:fill="auto"/>
            <w:tcMar>
              <w:top w:w="100" w:type="dxa"/>
              <w:left w:w="100" w:type="dxa"/>
              <w:bottom w:w="100" w:type="dxa"/>
              <w:right w:w="100" w:type="dxa"/>
            </w:tcMar>
          </w:tcPr>
          <w:p w14:paraId="5B808C58" w14:textId="77777777" w:rsidR="00017377" w:rsidRDefault="00017377" w:rsidP="000A1961">
            <w:pPr>
              <w:ind w:left="3" w:hanging="3"/>
            </w:pPr>
            <w:r>
              <w:t>Visual Geometry Group</w:t>
            </w:r>
          </w:p>
        </w:tc>
      </w:tr>
      <w:tr w:rsidR="00017377" w14:paraId="1B6E4E9E" w14:textId="77777777" w:rsidTr="000A1961">
        <w:trPr>
          <w:jc w:val="center"/>
        </w:trPr>
        <w:tc>
          <w:tcPr>
            <w:tcW w:w="1080" w:type="dxa"/>
            <w:shd w:val="clear" w:color="auto" w:fill="auto"/>
            <w:tcMar>
              <w:top w:w="100" w:type="dxa"/>
              <w:left w:w="100" w:type="dxa"/>
              <w:bottom w:w="100" w:type="dxa"/>
              <w:right w:w="100" w:type="dxa"/>
            </w:tcMar>
          </w:tcPr>
          <w:p w14:paraId="05CDB60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28</w:t>
            </w:r>
          </w:p>
        </w:tc>
        <w:tc>
          <w:tcPr>
            <w:tcW w:w="2520" w:type="dxa"/>
            <w:shd w:val="clear" w:color="auto" w:fill="auto"/>
            <w:tcMar>
              <w:top w:w="100" w:type="dxa"/>
              <w:left w:w="100" w:type="dxa"/>
              <w:bottom w:w="100" w:type="dxa"/>
              <w:right w:w="100" w:type="dxa"/>
            </w:tcMar>
          </w:tcPr>
          <w:p w14:paraId="3FCCE450" w14:textId="77777777" w:rsidR="00017377" w:rsidRDefault="00017377" w:rsidP="000A1961">
            <w:pPr>
              <w:ind w:left="3" w:hanging="3"/>
            </w:pPr>
            <w:r>
              <w:t>ILSVRC</w:t>
            </w:r>
          </w:p>
        </w:tc>
        <w:tc>
          <w:tcPr>
            <w:tcW w:w="5445" w:type="dxa"/>
            <w:shd w:val="clear" w:color="auto" w:fill="auto"/>
            <w:tcMar>
              <w:top w:w="100" w:type="dxa"/>
              <w:left w:w="100" w:type="dxa"/>
              <w:bottom w:w="100" w:type="dxa"/>
              <w:right w:w="100" w:type="dxa"/>
            </w:tcMar>
          </w:tcPr>
          <w:p w14:paraId="325FACA0" w14:textId="77777777" w:rsidR="00017377" w:rsidRDefault="00017377" w:rsidP="000A1961">
            <w:pPr>
              <w:ind w:left="3" w:hanging="3"/>
            </w:pPr>
            <w:r>
              <w:t>ImageNet Large Scale Visual Recognition Challenge</w:t>
            </w:r>
          </w:p>
        </w:tc>
      </w:tr>
      <w:tr w:rsidR="00017377" w14:paraId="12A3B395" w14:textId="77777777" w:rsidTr="000A1961">
        <w:trPr>
          <w:jc w:val="center"/>
        </w:trPr>
        <w:tc>
          <w:tcPr>
            <w:tcW w:w="1080" w:type="dxa"/>
            <w:shd w:val="clear" w:color="auto" w:fill="auto"/>
            <w:tcMar>
              <w:top w:w="100" w:type="dxa"/>
              <w:left w:w="100" w:type="dxa"/>
              <w:bottom w:w="100" w:type="dxa"/>
              <w:right w:w="100" w:type="dxa"/>
            </w:tcMar>
          </w:tcPr>
          <w:p w14:paraId="71CACABA"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29</w:t>
            </w:r>
          </w:p>
        </w:tc>
        <w:tc>
          <w:tcPr>
            <w:tcW w:w="2520" w:type="dxa"/>
            <w:shd w:val="clear" w:color="auto" w:fill="auto"/>
            <w:tcMar>
              <w:top w:w="100" w:type="dxa"/>
              <w:left w:w="100" w:type="dxa"/>
              <w:bottom w:w="100" w:type="dxa"/>
              <w:right w:w="100" w:type="dxa"/>
            </w:tcMar>
          </w:tcPr>
          <w:p w14:paraId="0BD03EC7" w14:textId="77777777" w:rsidR="00017377" w:rsidRDefault="00017377" w:rsidP="000A1961">
            <w:pPr>
              <w:ind w:left="3" w:hanging="3"/>
            </w:pPr>
            <w:r>
              <w:t xml:space="preserve">CART </w:t>
            </w:r>
          </w:p>
        </w:tc>
        <w:tc>
          <w:tcPr>
            <w:tcW w:w="5445" w:type="dxa"/>
            <w:shd w:val="clear" w:color="auto" w:fill="auto"/>
            <w:tcMar>
              <w:top w:w="100" w:type="dxa"/>
              <w:left w:w="100" w:type="dxa"/>
              <w:bottom w:w="100" w:type="dxa"/>
              <w:right w:w="100" w:type="dxa"/>
            </w:tcMar>
          </w:tcPr>
          <w:p w14:paraId="4F051FD9" w14:textId="77777777" w:rsidR="00017377" w:rsidRDefault="00017377" w:rsidP="000A1961">
            <w:pPr>
              <w:ind w:left="3" w:hanging="3"/>
            </w:pPr>
            <w:r>
              <w:t>Classification and Regression Trees</w:t>
            </w:r>
          </w:p>
        </w:tc>
      </w:tr>
      <w:tr w:rsidR="00017377" w14:paraId="09A09150" w14:textId="77777777" w:rsidTr="000A1961">
        <w:trPr>
          <w:jc w:val="center"/>
        </w:trPr>
        <w:tc>
          <w:tcPr>
            <w:tcW w:w="1080" w:type="dxa"/>
            <w:shd w:val="clear" w:color="auto" w:fill="auto"/>
            <w:tcMar>
              <w:top w:w="100" w:type="dxa"/>
              <w:left w:w="100" w:type="dxa"/>
              <w:bottom w:w="100" w:type="dxa"/>
              <w:right w:w="100" w:type="dxa"/>
            </w:tcMar>
          </w:tcPr>
          <w:p w14:paraId="2D2D164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30</w:t>
            </w:r>
          </w:p>
        </w:tc>
        <w:tc>
          <w:tcPr>
            <w:tcW w:w="2520" w:type="dxa"/>
            <w:shd w:val="clear" w:color="auto" w:fill="auto"/>
            <w:tcMar>
              <w:top w:w="100" w:type="dxa"/>
              <w:left w:w="100" w:type="dxa"/>
              <w:bottom w:w="100" w:type="dxa"/>
              <w:right w:w="100" w:type="dxa"/>
            </w:tcMar>
          </w:tcPr>
          <w:p w14:paraId="35BB54CA" w14:textId="77777777" w:rsidR="00017377" w:rsidRDefault="00017377" w:rsidP="000A1961">
            <w:pPr>
              <w:ind w:left="3" w:hanging="3"/>
            </w:pPr>
            <w:r>
              <w:t>DT</w:t>
            </w:r>
          </w:p>
        </w:tc>
        <w:tc>
          <w:tcPr>
            <w:tcW w:w="5445" w:type="dxa"/>
            <w:shd w:val="clear" w:color="auto" w:fill="auto"/>
            <w:tcMar>
              <w:top w:w="100" w:type="dxa"/>
              <w:left w:w="100" w:type="dxa"/>
              <w:bottom w:w="100" w:type="dxa"/>
              <w:right w:w="100" w:type="dxa"/>
            </w:tcMar>
          </w:tcPr>
          <w:p w14:paraId="6EB0A46B" w14:textId="77777777" w:rsidR="00017377" w:rsidRDefault="00017377" w:rsidP="000A1961">
            <w:pPr>
              <w:ind w:left="3" w:hanging="3"/>
            </w:pPr>
            <w:r>
              <w:rPr>
                <w:sz w:val="28"/>
                <w:szCs w:val="28"/>
              </w:rPr>
              <w:t>Decision Tree</w:t>
            </w:r>
          </w:p>
        </w:tc>
      </w:tr>
      <w:tr w:rsidR="00017377" w14:paraId="05817B6E" w14:textId="77777777" w:rsidTr="000A1961">
        <w:trPr>
          <w:jc w:val="center"/>
        </w:trPr>
        <w:tc>
          <w:tcPr>
            <w:tcW w:w="1080" w:type="dxa"/>
            <w:shd w:val="clear" w:color="auto" w:fill="auto"/>
            <w:tcMar>
              <w:top w:w="100" w:type="dxa"/>
              <w:left w:w="100" w:type="dxa"/>
              <w:bottom w:w="100" w:type="dxa"/>
              <w:right w:w="100" w:type="dxa"/>
            </w:tcMar>
          </w:tcPr>
          <w:p w14:paraId="6FF3680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31</w:t>
            </w:r>
          </w:p>
        </w:tc>
        <w:tc>
          <w:tcPr>
            <w:tcW w:w="2520" w:type="dxa"/>
            <w:shd w:val="clear" w:color="auto" w:fill="auto"/>
            <w:tcMar>
              <w:top w:w="100" w:type="dxa"/>
              <w:left w:w="100" w:type="dxa"/>
              <w:bottom w:w="100" w:type="dxa"/>
              <w:right w:w="100" w:type="dxa"/>
            </w:tcMar>
          </w:tcPr>
          <w:p w14:paraId="67EAB6B2" w14:textId="77777777" w:rsidR="00017377" w:rsidRDefault="00017377" w:rsidP="000A1961">
            <w:pPr>
              <w:ind w:left="3" w:hanging="3"/>
            </w:pPr>
            <w:r>
              <w:t>ID3</w:t>
            </w:r>
          </w:p>
        </w:tc>
        <w:tc>
          <w:tcPr>
            <w:tcW w:w="5445" w:type="dxa"/>
            <w:shd w:val="clear" w:color="auto" w:fill="auto"/>
            <w:tcMar>
              <w:top w:w="100" w:type="dxa"/>
              <w:left w:w="100" w:type="dxa"/>
              <w:bottom w:w="100" w:type="dxa"/>
              <w:right w:w="100" w:type="dxa"/>
            </w:tcMar>
          </w:tcPr>
          <w:p w14:paraId="326FC912" w14:textId="77777777" w:rsidR="00017377" w:rsidRDefault="00017377" w:rsidP="000A1961">
            <w:pPr>
              <w:ind w:left="3" w:hanging="3"/>
            </w:pPr>
            <w:r>
              <w:t>Iterative Dichotomies 3</w:t>
            </w:r>
          </w:p>
        </w:tc>
      </w:tr>
      <w:tr w:rsidR="00017377" w14:paraId="1F2386DA" w14:textId="77777777" w:rsidTr="000A1961">
        <w:trPr>
          <w:jc w:val="center"/>
        </w:trPr>
        <w:tc>
          <w:tcPr>
            <w:tcW w:w="1080" w:type="dxa"/>
            <w:shd w:val="clear" w:color="auto" w:fill="auto"/>
            <w:tcMar>
              <w:top w:w="100" w:type="dxa"/>
              <w:left w:w="100" w:type="dxa"/>
              <w:bottom w:w="100" w:type="dxa"/>
              <w:right w:w="100" w:type="dxa"/>
            </w:tcMar>
          </w:tcPr>
          <w:p w14:paraId="5368CDCD"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32</w:t>
            </w:r>
          </w:p>
        </w:tc>
        <w:tc>
          <w:tcPr>
            <w:tcW w:w="2520" w:type="dxa"/>
            <w:shd w:val="clear" w:color="auto" w:fill="auto"/>
            <w:tcMar>
              <w:top w:w="100" w:type="dxa"/>
              <w:left w:w="100" w:type="dxa"/>
              <w:bottom w:w="100" w:type="dxa"/>
              <w:right w:w="100" w:type="dxa"/>
            </w:tcMar>
          </w:tcPr>
          <w:p w14:paraId="76AC1D11" w14:textId="77777777" w:rsidR="00017377" w:rsidRDefault="00017377" w:rsidP="000A1961">
            <w:pPr>
              <w:ind w:left="3" w:hanging="3"/>
            </w:pPr>
            <w:r>
              <w:t>CHAID</w:t>
            </w:r>
          </w:p>
        </w:tc>
        <w:tc>
          <w:tcPr>
            <w:tcW w:w="5445" w:type="dxa"/>
            <w:shd w:val="clear" w:color="auto" w:fill="auto"/>
            <w:tcMar>
              <w:top w:w="100" w:type="dxa"/>
              <w:left w:w="100" w:type="dxa"/>
              <w:bottom w:w="100" w:type="dxa"/>
              <w:right w:w="100" w:type="dxa"/>
            </w:tcMar>
          </w:tcPr>
          <w:p w14:paraId="43E40F16" w14:textId="77777777" w:rsidR="00017377" w:rsidRDefault="00017377" w:rsidP="000A1961">
            <w:pPr>
              <w:ind w:left="3" w:hanging="3"/>
            </w:pPr>
            <w:r>
              <w:t>CHi-squared Automatic Interaction Detector</w:t>
            </w:r>
          </w:p>
        </w:tc>
      </w:tr>
      <w:tr w:rsidR="00017377" w14:paraId="2537DF09" w14:textId="77777777" w:rsidTr="000A1961">
        <w:trPr>
          <w:jc w:val="center"/>
        </w:trPr>
        <w:tc>
          <w:tcPr>
            <w:tcW w:w="1080" w:type="dxa"/>
            <w:shd w:val="clear" w:color="auto" w:fill="auto"/>
            <w:tcMar>
              <w:top w:w="100" w:type="dxa"/>
              <w:left w:w="100" w:type="dxa"/>
              <w:bottom w:w="100" w:type="dxa"/>
              <w:right w:w="100" w:type="dxa"/>
            </w:tcMar>
          </w:tcPr>
          <w:p w14:paraId="30F9141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33</w:t>
            </w:r>
          </w:p>
        </w:tc>
        <w:tc>
          <w:tcPr>
            <w:tcW w:w="2520" w:type="dxa"/>
            <w:shd w:val="clear" w:color="auto" w:fill="auto"/>
            <w:tcMar>
              <w:top w:w="100" w:type="dxa"/>
              <w:left w:w="100" w:type="dxa"/>
              <w:bottom w:w="100" w:type="dxa"/>
              <w:right w:w="100" w:type="dxa"/>
            </w:tcMar>
          </w:tcPr>
          <w:p w14:paraId="5E84875A" w14:textId="77777777" w:rsidR="00017377" w:rsidRDefault="00017377" w:rsidP="000A1961">
            <w:pPr>
              <w:ind w:left="3" w:hanging="3"/>
            </w:pPr>
            <w:r>
              <w:t>MARS</w:t>
            </w:r>
          </w:p>
        </w:tc>
        <w:tc>
          <w:tcPr>
            <w:tcW w:w="5445" w:type="dxa"/>
            <w:shd w:val="clear" w:color="auto" w:fill="auto"/>
            <w:tcMar>
              <w:top w:w="100" w:type="dxa"/>
              <w:left w:w="100" w:type="dxa"/>
              <w:bottom w:w="100" w:type="dxa"/>
              <w:right w:w="100" w:type="dxa"/>
            </w:tcMar>
          </w:tcPr>
          <w:p w14:paraId="1D496F19" w14:textId="77777777" w:rsidR="00017377" w:rsidRDefault="00017377" w:rsidP="000A1961">
            <w:pPr>
              <w:ind w:left="3" w:hanging="3"/>
            </w:pPr>
            <w:r>
              <w:t>Multivariate Adaptive Regression Splines</w:t>
            </w:r>
          </w:p>
        </w:tc>
      </w:tr>
      <w:tr w:rsidR="00017377" w14:paraId="225A0AC6" w14:textId="77777777" w:rsidTr="000A1961">
        <w:trPr>
          <w:jc w:val="center"/>
        </w:trPr>
        <w:tc>
          <w:tcPr>
            <w:tcW w:w="1080" w:type="dxa"/>
            <w:shd w:val="clear" w:color="auto" w:fill="auto"/>
            <w:tcMar>
              <w:top w:w="100" w:type="dxa"/>
              <w:left w:w="100" w:type="dxa"/>
              <w:bottom w:w="100" w:type="dxa"/>
              <w:right w:w="100" w:type="dxa"/>
            </w:tcMar>
          </w:tcPr>
          <w:p w14:paraId="6B7424A6"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34</w:t>
            </w:r>
          </w:p>
        </w:tc>
        <w:tc>
          <w:tcPr>
            <w:tcW w:w="2520" w:type="dxa"/>
            <w:shd w:val="clear" w:color="auto" w:fill="auto"/>
            <w:tcMar>
              <w:top w:w="100" w:type="dxa"/>
              <w:left w:w="100" w:type="dxa"/>
              <w:bottom w:w="100" w:type="dxa"/>
              <w:right w:w="100" w:type="dxa"/>
            </w:tcMar>
          </w:tcPr>
          <w:p w14:paraId="61AEDFFA" w14:textId="77777777" w:rsidR="00017377" w:rsidRDefault="00017377" w:rsidP="000A1961">
            <w:pPr>
              <w:ind w:left="3" w:hanging="3"/>
            </w:pPr>
            <w:r>
              <w:t>GUIDE</w:t>
            </w:r>
          </w:p>
        </w:tc>
        <w:tc>
          <w:tcPr>
            <w:tcW w:w="5445" w:type="dxa"/>
            <w:shd w:val="clear" w:color="auto" w:fill="auto"/>
            <w:tcMar>
              <w:top w:w="100" w:type="dxa"/>
              <w:left w:w="100" w:type="dxa"/>
              <w:bottom w:w="100" w:type="dxa"/>
              <w:right w:w="100" w:type="dxa"/>
            </w:tcMar>
          </w:tcPr>
          <w:p w14:paraId="0CD35469" w14:textId="77777777" w:rsidR="00017377" w:rsidRDefault="00017377" w:rsidP="000A1961">
            <w:pPr>
              <w:ind w:left="3" w:hanging="3"/>
            </w:pPr>
            <w:r>
              <w:t xml:space="preserve"> Generalized, Unbiased, Interaction Detection and Estimation</w:t>
            </w:r>
          </w:p>
        </w:tc>
      </w:tr>
      <w:tr w:rsidR="00017377" w14:paraId="0852E145" w14:textId="77777777" w:rsidTr="000A1961">
        <w:trPr>
          <w:jc w:val="center"/>
        </w:trPr>
        <w:tc>
          <w:tcPr>
            <w:tcW w:w="1080" w:type="dxa"/>
            <w:shd w:val="clear" w:color="auto" w:fill="auto"/>
            <w:tcMar>
              <w:top w:w="100" w:type="dxa"/>
              <w:left w:w="100" w:type="dxa"/>
              <w:bottom w:w="100" w:type="dxa"/>
              <w:right w:w="100" w:type="dxa"/>
            </w:tcMar>
          </w:tcPr>
          <w:p w14:paraId="735C247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35</w:t>
            </w:r>
          </w:p>
        </w:tc>
        <w:tc>
          <w:tcPr>
            <w:tcW w:w="2520" w:type="dxa"/>
            <w:shd w:val="clear" w:color="auto" w:fill="auto"/>
            <w:tcMar>
              <w:top w:w="100" w:type="dxa"/>
              <w:left w:w="100" w:type="dxa"/>
              <w:bottom w:w="100" w:type="dxa"/>
              <w:right w:w="100" w:type="dxa"/>
            </w:tcMar>
          </w:tcPr>
          <w:p w14:paraId="30F007EE" w14:textId="77777777" w:rsidR="00017377" w:rsidRDefault="00017377" w:rsidP="000A1961">
            <w:pPr>
              <w:ind w:left="3" w:hanging="3"/>
            </w:pPr>
            <w:r>
              <w:t>CTREE</w:t>
            </w:r>
          </w:p>
        </w:tc>
        <w:tc>
          <w:tcPr>
            <w:tcW w:w="5445" w:type="dxa"/>
            <w:shd w:val="clear" w:color="auto" w:fill="auto"/>
            <w:tcMar>
              <w:top w:w="100" w:type="dxa"/>
              <w:left w:w="100" w:type="dxa"/>
              <w:bottom w:w="100" w:type="dxa"/>
              <w:right w:w="100" w:type="dxa"/>
            </w:tcMar>
          </w:tcPr>
          <w:p w14:paraId="036D0484" w14:textId="77777777" w:rsidR="00017377" w:rsidRDefault="00017377" w:rsidP="000A1961">
            <w:pPr>
              <w:ind w:left="3" w:hanging="3"/>
            </w:pPr>
            <w:r>
              <w:t>Conditional Inference Trees</w:t>
            </w:r>
          </w:p>
        </w:tc>
      </w:tr>
      <w:tr w:rsidR="00017377" w14:paraId="5A6008D6" w14:textId="77777777" w:rsidTr="000A1961">
        <w:trPr>
          <w:jc w:val="center"/>
        </w:trPr>
        <w:tc>
          <w:tcPr>
            <w:tcW w:w="1080" w:type="dxa"/>
            <w:shd w:val="clear" w:color="auto" w:fill="auto"/>
            <w:tcMar>
              <w:top w:w="100" w:type="dxa"/>
              <w:left w:w="100" w:type="dxa"/>
              <w:bottom w:w="100" w:type="dxa"/>
              <w:right w:w="100" w:type="dxa"/>
            </w:tcMar>
          </w:tcPr>
          <w:p w14:paraId="6E98D91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36</w:t>
            </w:r>
          </w:p>
        </w:tc>
        <w:tc>
          <w:tcPr>
            <w:tcW w:w="2520" w:type="dxa"/>
            <w:shd w:val="clear" w:color="auto" w:fill="auto"/>
            <w:tcMar>
              <w:top w:w="100" w:type="dxa"/>
              <w:left w:w="100" w:type="dxa"/>
              <w:bottom w:w="100" w:type="dxa"/>
              <w:right w:w="100" w:type="dxa"/>
            </w:tcMar>
          </w:tcPr>
          <w:p w14:paraId="78CC92E7" w14:textId="77777777" w:rsidR="00017377" w:rsidRDefault="00017377" w:rsidP="000A1961">
            <w:pPr>
              <w:ind w:left="3" w:hanging="3"/>
            </w:pPr>
            <w:r>
              <w:t>CRUISE</w:t>
            </w:r>
          </w:p>
        </w:tc>
        <w:tc>
          <w:tcPr>
            <w:tcW w:w="5445" w:type="dxa"/>
            <w:shd w:val="clear" w:color="auto" w:fill="auto"/>
            <w:tcMar>
              <w:top w:w="100" w:type="dxa"/>
              <w:left w:w="100" w:type="dxa"/>
              <w:bottom w:w="100" w:type="dxa"/>
              <w:right w:w="100" w:type="dxa"/>
            </w:tcMar>
          </w:tcPr>
          <w:p w14:paraId="5B2CA26D" w14:textId="77777777" w:rsidR="00017377" w:rsidRDefault="00017377" w:rsidP="000A1961">
            <w:pPr>
              <w:ind w:left="3" w:hanging="3"/>
            </w:pPr>
            <w:r>
              <w:t>Classification Rule with Unbiased Interaction Selection and Estimation</w:t>
            </w:r>
          </w:p>
        </w:tc>
      </w:tr>
      <w:tr w:rsidR="00017377" w14:paraId="3D81582F" w14:textId="77777777" w:rsidTr="000A1961">
        <w:trPr>
          <w:jc w:val="center"/>
        </w:trPr>
        <w:tc>
          <w:tcPr>
            <w:tcW w:w="1080" w:type="dxa"/>
            <w:shd w:val="clear" w:color="auto" w:fill="auto"/>
            <w:tcMar>
              <w:top w:w="100" w:type="dxa"/>
              <w:left w:w="100" w:type="dxa"/>
              <w:bottom w:w="100" w:type="dxa"/>
              <w:right w:w="100" w:type="dxa"/>
            </w:tcMar>
          </w:tcPr>
          <w:p w14:paraId="313FE065"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37</w:t>
            </w:r>
          </w:p>
        </w:tc>
        <w:tc>
          <w:tcPr>
            <w:tcW w:w="2520" w:type="dxa"/>
            <w:shd w:val="clear" w:color="auto" w:fill="auto"/>
            <w:tcMar>
              <w:top w:w="100" w:type="dxa"/>
              <w:left w:w="100" w:type="dxa"/>
              <w:bottom w:w="100" w:type="dxa"/>
              <w:right w:w="100" w:type="dxa"/>
            </w:tcMar>
          </w:tcPr>
          <w:p w14:paraId="7A9056AF" w14:textId="77777777" w:rsidR="00017377" w:rsidRDefault="00017377" w:rsidP="000A1961">
            <w:pPr>
              <w:ind w:left="3" w:hanging="3"/>
            </w:pPr>
            <w:r>
              <w:t>QUEST</w:t>
            </w:r>
          </w:p>
        </w:tc>
        <w:tc>
          <w:tcPr>
            <w:tcW w:w="5445" w:type="dxa"/>
            <w:shd w:val="clear" w:color="auto" w:fill="auto"/>
            <w:tcMar>
              <w:top w:w="100" w:type="dxa"/>
              <w:left w:w="100" w:type="dxa"/>
              <w:bottom w:w="100" w:type="dxa"/>
              <w:right w:w="100" w:type="dxa"/>
            </w:tcMar>
          </w:tcPr>
          <w:p w14:paraId="0E5A692B" w14:textId="77777777" w:rsidR="00017377" w:rsidRDefault="00017377" w:rsidP="000A1961">
            <w:pPr>
              <w:ind w:left="3" w:hanging="3"/>
            </w:pPr>
            <w:r>
              <w:t>Quick, Unbiased and Efficient Statistical Tree</w:t>
            </w:r>
          </w:p>
        </w:tc>
      </w:tr>
      <w:tr w:rsidR="00017377" w14:paraId="6170057A" w14:textId="77777777" w:rsidTr="000A1961">
        <w:trPr>
          <w:jc w:val="center"/>
        </w:trPr>
        <w:tc>
          <w:tcPr>
            <w:tcW w:w="1080" w:type="dxa"/>
            <w:shd w:val="clear" w:color="auto" w:fill="auto"/>
            <w:tcMar>
              <w:top w:w="100" w:type="dxa"/>
              <w:left w:w="100" w:type="dxa"/>
              <w:bottom w:w="100" w:type="dxa"/>
              <w:right w:w="100" w:type="dxa"/>
            </w:tcMar>
          </w:tcPr>
          <w:p w14:paraId="2620DA7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38</w:t>
            </w:r>
          </w:p>
        </w:tc>
        <w:tc>
          <w:tcPr>
            <w:tcW w:w="2520" w:type="dxa"/>
            <w:shd w:val="clear" w:color="auto" w:fill="auto"/>
            <w:tcMar>
              <w:top w:w="100" w:type="dxa"/>
              <w:left w:w="100" w:type="dxa"/>
              <w:bottom w:w="100" w:type="dxa"/>
              <w:right w:w="100" w:type="dxa"/>
            </w:tcMar>
          </w:tcPr>
          <w:p w14:paraId="5568F2F2" w14:textId="77777777" w:rsidR="00017377" w:rsidRDefault="00017377" w:rsidP="000A1961">
            <w:pPr>
              <w:ind w:left="3" w:hanging="3"/>
            </w:pPr>
            <w:r>
              <w:t xml:space="preserve">MD </w:t>
            </w:r>
          </w:p>
        </w:tc>
        <w:tc>
          <w:tcPr>
            <w:tcW w:w="5445" w:type="dxa"/>
            <w:shd w:val="clear" w:color="auto" w:fill="auto"/>
            <w:tcMar>
              <w:top w:w="100" w:type="dxa"/>
              <w:left w:w="100" w:type="dxa"/>
              <w:bottom w:w="100" w:type="dxa"/>
              <w:right w:w="100" w:type="dxa"/>
            </w:tcMar>
          </w:tcPr>
          <w:p w14:paraId="363D1C36" w14:textId="77777777" w:rsidR="00017377" w:rsidRDefault="00017377" w:rsidP="000A1961">
            <w:pPr>
              <w:ind w:left="3" w:hanging="3"/>
            </w:pPr>
            <w:r>
              <w:t>Doctor of Medicine</w:t>
            </w:r>
          </w:p>
        </w:tc>
      </w:tr>
      <w:tr w:rsidR="00017377" w14:paraId="60C93823" w14:textId="77777777" w:rsidTr="000A1961">
        <w:trPr>
          <w:jc w:val="center"/>
        </w:trPr>
        <w:tc>
          <w:tcPr>
            <w:tcW w:w="1080" w:type="dxa"/>
            <w:shd w:val="clear" w:color="auto" w:fill="auto"/>
            <w:tcMar>
              <w:top w:w="100" w:type="dxa"/>
              <w:left w:w="100" w:type="dxa"/>
              <w:bottom w:w="100" w:type="dxa"/>
              <w:right w:w="100" w:type="dxa"/>
            </w:tcMar>
          </w:tcPr>
          <w:p w14:paraId="218F0C9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lastRenderedPageBreak/>
              <w:t>39</w:t>
            </w:r>
          </w:p>
        </w:tc>
        <w:tc>
          <w:tcPr>
            <w:tcW w:w="2520" w:type="dxa"/>
            <w:shd w:val="clear" w:color="auto" w:fill="auto"/>
            <w:tcMar>
              <w:top w:w="100" w:type="dxa"/>
              <w:left w:w="100" w:type="dxa"/>
              <w:bottom w:w="100" w:type="dxa"/>
              <w:right w:w="100" w:type="dxa"/>
            </w:tcMar>
          </w:tcPr>
          <w:p w14:paraId="07E1B1BB" w14:textId="77777777" w:rsidR="00017377" w:rsidRDefault="00017377" w:rsidP="000A1961">
            <w:pPr>
              <w:ind w:left="3" w:hanging="3"/>
            </w:pPr>
            <w:r>
              <w:t>ACR</w:t>
            </w:r>
          </w:p>
        </w:tc>
        <w:tc>
          <w:tcPr>
            <w:tcW w:w="5445" w:type="dxa"/>
            <w:shd w:val="clear" w:color="auto" w:fill="auto"/>
            <w:tcMar>
              <w:top w:w="100" w:type="dxa"/>
              <w:left w:w="100" w:type="dxa"/>
              <w:bottom w:w="100" w:type="dxa"/>
              <w:right w:w="100" w:type="dxa"/>
            </w:tcMar>
          </w:tcPr>
          <w:p w14:paraId="786BF5FF" w14:textId="77777777" w:rsidR="00017377" w:rsidRDefault="00017377" w:rsidP="000A1961">
            <w:pPr>
              <w:ind w:left="3" w:hanging="3"/>
            </w:pPr>
            <w:r>
              <w:t>American College of Radiology</w:t>
            </w:r>
          </w:p>
        </w:tc>
      </w:tr>
      <w:tr w:rsidR="00017377" w14:paraId="464213FB" w14:textId="77777777" w:rsidTr="000A1961">
        <w:trPr>
          <w:jc w:val="center"/>
        </w:trPr>
        <w:tc>
          <w:tcPr>
            <w:tcW w:w="1080" w:type="dxa"/>
            <w:shd w:val="clear" w:color="auto" w:fill="auto"/>
            <w:tcMar>
              <w:top w:w="100" w:type="dxa"/>
              <w:left w:w="100" w:type="dxa"/>
              <w:bottom w:w="100" w:type="dxa"/>
              <w:right w:w="100" w:type="dxa"/>
            </w:tcMar>
          </w:tcPr>
          <w:p w14:paraId="227B8456"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40</w:t>
            </w:r>
          </w:p>
        </w:tc>
        <w:tc>
          <w:tcPr>
            <w:tcW w:w="2520" w:type="dxa"/>
            <w:shd w:val="clear" w:color="auto" w:fill="auto"/>
            <w:tcMar>
              <w:top w:w="100" w:type="dxa"/>
              <w:left w:w="100" w:type="dxa"/>
              <w:bottom w:w="100" w:type="dxa"/>
              <w:right w:w="100" w:type="dxa"/>
            </w:tcMar>
          </w:tcPr>
          <w:p w14:paraId="7790A71D" w14:textId="77777777" w:rsidR="00017377" w:rsidRDefault="00017377" w:rsidP="000A1961">
            <w:pPr>
              <w:shd w:val="clear" w:color="auto" w:fill="FFFFFF"/>
              <w:ind w:left="3" w:hanging="3"/>
            </w:pPr>
            <w:r>
              <w:rPr>
                <w:highlight w:val="white"/>
              </w:rPr>
              <w:t>SE</w:t>
            </w:r>
          </w:p>
        </w:tc>
        <w:tc>
          <w:tcPr>
            <w:tcW w:w="5445" w:type="dxa"/>
            <w:shd w:val="clear" w:color="auto" w:fill="auto"/>
            <w:tcMar>
              <w:top w:w="100" w:type="dxa"/>
              <w:left w:w="100" w:type="dxa"/>
              <w:bottom w:w="100" w:type="dxa"/>
              <w:right w:w="100" w:type="dxa"/>
            </w:tcMar>
          </w:tcPr>
          <w:p w14:paraId="0367F581" w14:textId="77777777" w:rsidR="00017377" w:rsidRDefault="00017377" w:rsidP="000A1961">
            <w:pPr>
              <w:shd w:val="clear" w:color="auto" w:fill="FFFFFF"/>
              <w:ind w:left="3" w:hanging="3"/>
            </w:pPr>
            <w:r>
              <w:rPr>
                <w:highlight w:val="white"/>
              </w:rPr>
              <w:t>Structuring Element</w:t>
            </w:r>
          </w:p>
        </w:tc>
      </w:tr>
      <w:tr w:rsidR="00017377" w14:paraId="399A45FE" w14:textId="77777777" w:rsidTr="000A1961">
        <w:trPr>
          <w:jc w:val="center"/>
        </w:trPr>
        <w:tc>
          <w:tcPr>
            <w:tcW w:w="1080" w:type="dxa"/>
            <w:shd w:val="clear" w:color="auto" w:fill="auto"/>
            <w:tcMar>
              <w:top w:w="100" w:type="dxa"/>
              <w:left w:w="100" w:type="dxa"/>
              <w:bottom w:w="100" w:type="dxa"/>
              <w:right w:w="100" w:type="dxa"/>
            </w:tcMar>
          </w:tcPr>
          <w:p w14:paraId="70054DE9"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41</w:t>
            </w:r>
          </w:p>
        </w:tc>
        <w:tc>
          <w:tcPr>
            <w:tcW w:w="2520" w:type="dxa"/>
            <w:shd w:val="clear" w:color="auto" w:fill="auto"/>
            <w:tcMar>
              <w:top w:w="100" w:type="dxa"/>
              <w:left w:w="100" w:type="dxa"/>
              <w:bottom w:w="100" w:type="dxa"/>
              <w:right w:w="100" w:type="dxa"/>
            </w:tcMar>
          </w:tcPr>
          <w:p w14:paraId="168AD9A9" w14:textId="77777777" w:rsidR="00017377" w:rsidRDefault="00017377" w:rsidP="000A1961">
            <w:pPr>
              <w:ind w:left="3" w:hanging="3"/>
            </w:pPr>
            <w:r>
              <w:t xml:space="preserve">MRI </w:t>
            </w:r>
          </w:p>
        </w:tc>
        <w:tc>
          <w:tcPr>
            <w:tcW w:w="5445" w:type="dxa"/>
            <w:shd w:val="clear" w:color="auto" w:fill="auto"/>
            <w:tcMar>
              <w:top w:w="100" w:type="dxa"/>
              <w:left w:w="100" w:type="dxa"/>
              <w:bottom w:w="100" w:type="dxa"/>
              <w:right w:w="100" w:type="dxa"/>
            </w:tcMar>
          </w:tcPr>
          <w:p w14:paraId="67CCDF2A" w14:textId="77777777" w:rsidR="00017377" w:rsidRDefault="00017377" w:rsidP="000A1961">
            <w:pPr>
              <w:ind w:left="3" w:hanging="3"/>
            </w:pPr>
            <w:r>
              <w:t>Magnetic Resonance Imaging</w:t>
            </w:r>
          </w:p>
        </w:tc>
      </w:tr>
      <w:tr w:rsidR="00017377" w14:paraId="69A0C656" w14:textId="77777777" w:rsidTr="000A1961">
        <w:trPr>
          <w:jc w:val="center"/>
        </w:trPr>
        <w:tc>
          <w:tcPr>
            <w:tcW w:w="1080" w:type="dxa"/>
            <w:shd w:val="clear" w:color="auto" w:fill="auto"/>
            <w:tcMar>
              <w:top w:w="100" w:type="dxa"/>
              <w:left w:w="100" w:type="dxa"/>
              <w:bottom w:w="100" w:type="dxa"/>
              <w:right w:w="100" w:type="dxa"/>
            </w:tcMar>
          </w:tcPr>
          <w:p w14:paraId="6E7C0526"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42</w:t>
            </w:r>
          </w:p>
        </w:tc>
        <w:tc>
          <w:tcPr>
            <w:tcW w:w="2520" w:type="dxa"/>
            <w:shd w:val="clear" w:color="auto" w:fill="auto"/>
            <w:tcMar>
              <w:top w:w="100" w:type="dxa"/>
              <w:left w:w="100" w:type="dxa"/>
              <w:bottom w:w="100" w:type="dxa"/>
              <w:right w:w="100" w:type="dxa"/>
            </w:tcMar>
          </w:tcPr>
          <w:p w14:paraId="26DE87E1" w14:textId="77777777" w:rsidR="00017377" w:rsidRDefault="00017377" w:rsidP="000A1961">
            <w:pPr>
              <w:ind w:left="3" w:hanging="3"/>
            </w:pPr>
            <w:r>
              <w:t>LBP</w:t>
            </w:r>
          </w:p>
        </w:tc>
        <w:tc>
          <w:tcPr>
            <w:tcW w:w="5445" w:type="dxa"/>
            <w:shd w:val="clear" w:color="auto" w:fill="auto"/>
            <w:tcMar>
              <w:top w:w="100" w:type="dxa"/>
              <w:left w:w="100" w:type="dxa"/>
              <w:bottom w:w="100" w:type="dxa"/>
              <w:right w:w="100" w:type="dxa"/>
            </w:tcMar>
          </w:tcPr>
          <w:p w14:paraId="420F8CFE" w14:textId="77777777" w:rsidR="00017377" w:rsidRDefault="00017377" w:rsidP="000A1961">
            <w:pPr>
              <w:ind w:left="3" w:hanging="3"/>
            </w:pPr>
            <w:r>
              <w:t>Local Binary Patterns</w:t>
            </w:r>
          </w:p>
        </w:tc>
      </w:tr>
      <w:tr w:rsidR="00017377" w14:paraId="2A4E3D7B" w14:textId="77777777" w:rsidTr="000A1961">
        <w:trPr>
          <w:jc w:val="center"/>
        </w:trPr>
        <w:tc>
          <w:tcPr>
            <w:tcW w:w="1080" w:type="dxa"/>
            <w:shd w:val="clear" w:color="auto" w:fill="auto"/>
            <w:tcMar>
              <w:top w:w="100" w:type="dxa"/>
              <w:left w:w="100" w:type="dxa"/>
              <w:bottom w:w="100" w:type="dxa"/>
              <w:right w:w="100" w:type="dxa"/>
            </w:tcMar>
          </w:tcPr>
          <w:p w14:paraId="57E5B7D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43</w:t>
            </w:r>
          </w:p>
        </w:tc>
        <w:tc>
          <w:tcPr>
            <w:tcW w:w="2520" w:type="dxa"/>
            <w:shd w:val="clear" w:color="auto" w:fill="auto"/>
            <w:tcMar>
              <w:top w:w="100" w:type="dxa"/>
              <w:left w:w="100" w:type="dxa"/>
              <w:bottom w:w="100" w:type="dxa"/>
              <w:right w:w="100" w:type="dxa"/>
            </w:tcMar>
          </w:tcPr>
          <w:p w14:paraId="22C9C051" w14:textId="77777777" w:rsidR="00017377" w:rsidRDefault="00017377" w:rsidP="000A1961">
            <w:pPr>
              <w:ind w:left="3" w:hanging="3"/>
            </w:pPr>
            <w:r>
              <w:t>CT</w:t>
            </w:r>
          </w:p>
        </w:tc>
        <w:tc>
          <w:tcPr>
            <w:tcW w:w="5445" w:type="dxa"/>
            <w:shd w:val="clear" w:color="auto" w:fill="auto"/>
            <w:tcMar>
              <w:top w:w="100" w:type="dxa"/>
              <w:left w:w="100" w:type="dxa"/>
              <w:bottom w:w="100" w:type="dxa"/>
              <w:right w:w="100" w:type="dxa"/>
            </w:tcMar>
          </w:tcPr>
          <w:p w14:paraId="30E3B2C7" w14:textId="77777777" w:rsidR="00017377" w:rsidRDefault="00017377" w:rsidP="000A1961">
            <w:pPr>
              <w:ind w:left="3" w:hanging="3"/>
            </w:pPr>
            <w:r>
              <w:t>Computed Tomography</w:t>
            </w:r>
          </w:p>
        </w:tc>
      </w:tr>
      <w:tr w:rsidR="00017377" w14:paraId="2F7B860F" w14:textId="77777777" w:rsidTr="000A1961">
        <w:trPr>
          <w:jc w:val="center"/>
        </w:trPr>
        <w:tc>
          <w:tcPr>
            <w:tcW w:w="1080" w:type="dxa"/>
            <w:shd w:val="clear" w:color="auto" w:fill="auto"/>
            <w:tcMar>
              <w:top w:w="100" w:type="dxa"/>
              <w:left w:w="100" w:type="dxa"/>
              <w:bottom w:w="100" w:type="dxa"/>
              <w:right w:w="100" w:type="dxa"/>
            </w:tcMar>
          </w:tcPr>
          <w:p w14:paraId="1699729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44</w:t>
            </w:r>
          </w:p>
        </w:tc>
        <w:tc>
          <w:tcPr>
            <w:tcW w:w="2520" w:type="dxa"/>
            <w:shd w:val="clear" w:color="auto" w:fill="auto"/>
            <w:tcMar>
              <w:top w:w="100" w:type="dxa"/>
              <w:left w:w="100" w:type="dxa"/>
              <w:bottom w:w="100" w:type="dxa"/>
              <w:right w:w="100" w:type="dxa"/>
            </w:tcMar>
          </w:tcPr>
          <w:p w14:paraId="17CD318B" w14:textId="77777777" w:rsidR="00017377" w:rsidRDefault="00017377" w:rsidP="000A1961">
            <w:pPr>
              <w:shd w:val="clear" w:color="auto" w:fill="FFFFFF"/>
              <w:spacing w:before="240" w:after="240"/>
              <w:ind w:left="3" w:hanging="3"/>
            </w:pPr>
            <w:r>
              <w:rPr>
                <w:highlight w:val="white"/>
              </w:rPr>
              <w:t>CLAHE</w:t>
            </w:r>
          </w:p>
        </w:tc>
        <w:tc>
          <w:tcPr>
            <w:tcW w:w="5445" w:type="dxa"/>
            <w:shd w:val="clear" w:color="auto" w:fill="auto"/>
            <w:tcMar>
              <w:top w:w="100" w:type="dxa"/>
              <w:left w:w="100" w:type="dxa"/>
              <w:bottom w:w="100" w:type="dxa"/>
              <w:right w:w="100" w:type="dxa"/>
            </w:tcMar>
          </w:tcPr>
          <w:p w14:paraId="35F2678E" w14:textId="77777777" w:rsidR="00017377" w:rsidRDefault="00017377" w:rsidP="000A1961">
            <w:pPr>
              <w:shd w:val="clear" w:color="auto" w:fill="FFFFFF"/>
              <w:spacing w:before="240" w:after="240"/>
              <w:ind w:left="3" w:hanging="3"/>
            </w:pPr>
            <w:r>
              <w:rPr>
                <w:highlight w:val="white"/>
              </w:rPr>
              <w:t>Contrast Limited Adaptive Histogram Equalization</w:t>
            </w:r>
          </w:p>
        </w:tc>
      </w:tr>
    </w:tbl>
    <w:p w14:paraId="30D2AE43" w14:textId="77777777" w:rsidR="00017377" w:rsidRDefault="00017377" w:rsidP="00017377">
      <w:pPr>
        <w:pStyle w:val="Title"/>
        <w:ind w:left="7" w:hanging="7"/>
        <w:jc w:val="center"/>
        <w:sectPr w:rsidR="00017377" w:rsidSect="006A17AE">
          <w:headerReference w:type="even" r:id="rId22"/>
          <w:headerReference w:type="default" r:id="rId23"/>
          <w:footerReference w:type="even" r:id="rId24"/>
          <w:footerReference w:type="default" r:id="rId25"/>
          <w:headerReference w:type="first" r:id="rId26"/>
          <w:footerReference w:type="first" r:id="rId27"/>
          <w:pgSz w:w="11907" w:h="16840"/>
          <w:pgMar w:top="1418" w:right="1134" w:bottom="1418"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bookmarkStart w:id="6" w:name="_heading=h.4dnid4x42ed0" w:colFirst="0" w:colLast="0"/>
      <w:bookmarkEnd w:id="6"/>
    </w:p>
    <w:p w14:paraId="1D741EC0" w14:textId="77777777" w:rsidR="00017377" w:rsidRPr="003C3CC7" w:rsidRDefault="00017377" w:rsidP="003C3CC7">
      <w:pPr>
        <w:pStyle w:val="Heading1"/>
        <w:rPr>
          <w:highlight w:val="white"/>
        </w:rPr>
      </w:pPr>
      <w:bookmarkStart w:id="7" w:name="_Toc135856793"/>
      <w:r w:rsidRPr="003C3CC7">
        <w:rPr>
          <w:highlight w:val="white"/>
        </w:rPr>
        <w:lastRenderedPageBreak/>
        <w:t>CHƯƠNG I: GIỚI THIỆU</w:t>
      </w:r>
      <w:bookmarkEnd w:id="7"/>
    </w:p>
    <w:p w14:paraId="0ACC807F" w14:textId="1080805B" w:rsidR="00017377" w:rsidRPr="003C3CC7" w:rsidRDefault="00BD2601" w:rsidP="003C3CC7">
      <w:pPr>
        <w:pStyle w:val="Heading2"/>
      </w:pPr>
      <w:bookmarkStart w:id="8" w:name="_heading=h.dox3nz9jl32r" w:colFirst="0" w:colLast="0"/>
      <w:bookmarkStart w:id="9" w:name="_Toc135856794"/>
      <w:bookmarkEnd w:id="8"/>
      <w:r w:rsidRPr="003C3CC7">
        <w:t xml:space="preserve">1.1 </w:t>
      </w:r>
      <w:r w:rsidR="00017377" w:rsidRPr="003C3CC7">
        <w:t>Tổng quan</w:t>
      </w:r>
      <w:bookmarkEnd w:id="9"/>
    </w:p>
    <w:p w14:paraId="626A4C52" w14:textId="2C343CB9" w:rsidR="00017377" w:rsidRPr="00BD2601" w:rsidRDefault="00C56A5B" w:rsidP="00C56A5B">
      <w:pPr>
        <w:pStyle w:val="Heading3"/>
      </w:pPr>
      <w:bookmarkStart w:id="10" w:name="_heading=h.gk4lgb7x73yg" w:colFirst="0" w:colLast="0"/>
      <w:bookmarkStart w:id="11" w:name="_Toc135856795"/>
      <w:bookmarkEnd w:id="10"/>
      <w:r>
        <w:t>1.</w:t>
      </w:r>
      <w:r w:rsidR="00170683">
        <w:t xml:space="preserve">1.1 </w:t>
      </w:r>
      <w:r w:rsidR="00017377" w:rsidRPr="00BD2601">
        <w:t>Bối cảnh</w:t>
      </w:r>
      <w:bookmarkEnd w:id="11"/>
    </w:p>
    <w:p w14:paraId="22FECADF" w14:textId="0BB8C891" w:rsidR="00017377" w:rsidRDefault="00017377" w:rsidP="00D94224">
      <w:pPr>
        <w:rPr>
          <w:highlight w:val="white"/>
        </w:rPr>
      </w:pPr>
      <w:bookmarkStart w:id="12" w:name="_heading=h.3znysh7" w:colFirst="0" w:colLast="0"/>
      <w:bookmarkEnd w:id="12"/>
      <w:r>
        <w:rPr>
          <w:highlight w:val="white"/>
        </w:rPr>
        <w:t xml:space="preserve">Ung thư vú là một trong những khối u ác tính xâm lấn cao nhất xảy ra ở phụ nữ và hiếm khi xảy ra ở nam giới </w:t>
      </w:r>
      <w:hyperlink w:anchor="bookmark=id.o836z1c6tzpm">
        <w:r>
          <w:rPr>
            <w:color w:val="1155CC"/>
            <w:highlight w:val="white"/>
            <w:u w:val="single"/>
          </w:rPr>
          <w:t>[1]</w:t>
        </w:r>
      </w:hyperlink>
      <w:r>
        <w:rPr>
          <w:highlight w:val="white"/>
        </w:rPr>
        <w:t xml:space="preserve">. Nó được coi là căn bệnh tồi tệ nhất sau ung thư phổi do tỷ lệ tử vong cao ở phụ nữ </w:t>
      </w:r>
      <w:hyperlink w:anchor="bookmark=id.b223hz2z4sa">
        <w:r>
          <w:rPr>
            <w:color w:val="1155CC"/>
            <w:highlight w:val="white"/>
            <w:u w:val="single"/>
          </w:rPr>
          <w:t>[2]</w:t>
        </w:r>
      </w:hyperlink>
      <w:r>
        <w:rPr>
          <w:highlight w:val="white"/>
        </w:rPr>
        <w:t xml:space="preserve">. Theo nghiên cứu của Viện Ung thư Quốc gia Trung Quốc từ năm 2008 đến năm 2012, có 1,67 triệu trường hợp ung thư vú được báo cáo và 522.000 người chết </w:t>
      </w:r>
      <w:hyperlink w:anchor="bookmark=id.lxadk4sf6e0u">
        <w:r>
          <w:rPr>
            <w:color w:val="1155CC"/>
            <w:highlight w:val="white"/>
            <w:u w:val="single"/>
          </w:rPr>
          <w:t>[3]</w:t>
        </w:r>
      </w:hyperlink>
      <w:r>
        <w:rPr>
          <w:highlight w:val="white"/>
        </w:rPr>
        <w:t xml:space="preserve">. May mắn là cũng được quan sát từ nghiên cứu trong năm năm gần đây; nếu phát hiện ung thư vú ở giai đoạn sớm, tỷ lệ sống sót có thể đạt hơn 90% </w:t>
      </w:r>
      <w:hyperlink w:anchor="bookmark=id.oc8uh0fjsng3">
        <w:r>
          <w:rPr>
            <w:color w:val="1155CC"/>
            <w:highlight w:val="white"/>
            <w:u w:val="single"/>
          </w:rPr>
          <w:t>[4]</w:t>
        </w:r>
      </w:hyperlink>
      <w:r>
        <w:rPr>
          <w:highlight w:val="white"/>
        </w:rPr>
        <w:t xml:space="preserve">. Ngược lại, chẩn đoán muộn có thể khiến nó lan sang các nút bạch huyết và các phần khác của cơ thể, làm giảm tỷ lệ sống sót 27% </w:t>
      </w:r>
      <w:hyperlink w:anchor="bookmark=id.or6uo639e1ag">
        <w:r>
          <w:rPr>
            <w:color w:val="1155CC"/>
            <w:highlight w:val="white"/>
            <w:u w:val="single"/>
          </w:rPr>
          <w:t>[5]</w:t>
        </w:r>
      </w:hyperlink>
      <w:r>
        <w:rPr>
          <w:highlight w:val="white"/>
        </w:rPr>
        <w:t xml:space="preserve">. Do đó, việc phát hiện ung thư vú ở giai đoạn sớm là cần thiết để cứu sống phụ nữ. Vú có cấu trúc rất phức tạp, đôi khi chuyên gia không thể xác định được các vùng </w:t>
      </w:r>
      <w:r w:rsidR="00CF2C4A">
        <w:rPr>
          <w:highlight w:val="white"/>
        </w:rPr>
        <w:t>t</w:t>
      </w:r>
      <w:r>
        <w:rPr>
          <w:highlight w:val="white"/>
        </w:rPr>
        <w:t xml:space="preserve">ổn thương, và việc xem xét một số lượng lớn hình ảnh trong một khoảng thời gian ngắn cũng có thể dẫn đến sai sót trong chẩn đoán </w:t>
      </w:r>
      <w:hyperlink w:anchor="bookmark=id.r1b0cx94tj53">
        <w:r>
          <w:rPr>
            <w:color w:val="1155CC"/>
            <w:highlight w:val="white"/>
            <w:u w:val="single"/>
          </w:rPr>
          <w:t>[6]</w:t>
        </w:r>
      </w:hyperlink>
      <w:r>
        <w:rPr>
          <w:highlight w:val="white"/>
        </w:rPr>
        <w:t xml:space="preserve">. Quy trình chẩn đoán ung thư vú yêu cầu các kiểm tra y tế. Các kỹ thuật Hỗ trợ chẩn đoán Máy tính (CAD) dựa trên kiểm tra y tế là tiện lợi và giảm công việc cho bác sĩ </w:t>
      </w:r>
      <w:hyperlink w:anchor="bookmark=id.hp0jezwaafqz">
        <w:r>
          <w:rPr>
            <w:color w:val="1155CC"/>
            <w:highlight w:val="white"/>
            <w:u w:val="single"/>
          </w:rPr>
          <w:t>[7]</w:t>
        </w:r>
      </w:hyperlink>
      <w:r>
        <w:rPr>
          <w:highlight w:val="white"/>
        </w:rPr>
        <w:t xml:space="preserve">. CAD cũng đã mang lại những đổi mới kỹ thuật trong chẩn đoán y tế. Các kiểm tra dựa trên CAD phổ biến bao gồm chụp </w:t>
      </w:r>
      <w:r w:rsidR="00CF3956">
        <w:rPr>
          <w:highlight w:val="white"/>
        </w:rPr>
        <w:t xml:space="preserve">quang tuyến </w:t>
      </w:r>
      <w:r>
        <w:rPr>
          <w:highlight w:val="white"/>
        </w:rPr>
        <w:t xml:space="preserve">vú, hình ảnh cộng hưởng từ (MRI) và siêu âm. </w:t>
      </w:r>
      <w:r w:rsidR="00CF3956">
        <w:rPr>
          <w:highlight w:val="white"/>
        </w:rPr>
        <w:t>C</w:t>
      </w:r>
      <w:r>
        <w:rPr>
          <w:highlight w:val="white"/>
        </w:rPr>
        <w:t xml:space="preserve">hụp </w:t>
      </w:r>
      <w:r w:rsidR="00CF3956">
        <w:rPr>
          <w:highlight w:val="white"/>
        </w:rPr>
        <w:t xml:space="preserve">quang tuyến </w:t>
      </w:r>
      <w:r>
        <w:rPr>
          <w:highlight w:val="white"/>
        </w:rPr>
        <w:t xml:space="preserve">vú là phương pháp hiệu quả nhất, đáng tin cậy, chi phí thấp và ít gây hại trong việc phát hiện sớm ung thư vú </w:t>
      </w:r>
      <w:hyperlink w:anchor="bookmark=id.vb34ts3ff5q8">
        <w:r>
          <w:rPr>
            <w:color w:val="1155CC"/>
            <w:highlight w:val="white"/>
            <w:u w:val="single"/>
          </w:rPr>
          <w:t>[8]</w:t>
        </w:r>
      </w:hyperlink>
      <w:r>
        <w:rPr>
          <w:highlight w:val="white"/>
        </w:rPr>
        <w:t xml:space="preserve">. CAD tự động với chụp </w:t>
      </w:r>
      <w:r w:rsidR="00CF3956">
        <w:rPr>
          <w:highlight w:val="white"/>
        </w:rPr>
        <w:t xml:space="preserve">quang tuyến </w:t>
      </w:r>
      <w:r>
        <w:rPr>
          <w:highlight w:val="white"/>
        </w:rPr>
        <w:t xml:space="preserve">vú có tỷ lệ chính xác phát hiện cao hơn, tăng tốc độ quy trình chẩn đoán và tiết kiệm tài nguyên y tế </w:t>
      </w:r>
      <w:hyperlink w:anchor="bookmark=id.b3r4342f54x7">
        <w:r>
          <w:rPr>
            <w:color w:val="1155CC"/>
            <w:highlight w:val="white"/>
            <w:u w:val="single"/>
          </w:rPr>
          <w:t>[9]</w:t>
        </w:r>
      </w:hyperlink>
      <w:r>
        <w:rPr>
          <w:highlight w:val="white"/>
        </w:rPr>
        <w:t xml:space="preserve">. Hơn nữa, </w:t>
      </w:r>
      <w:r w:rsidR="00C03F91">
        <w:rPr>
          <w:highlight w:val="white"/>
        </w:rPr>
        <w:t xml:space="preserve">các </w:t>
      </w:r>
      <w:r w:rsidR="00CF2C4A">
        <w:rPr>
          <w:highlight w:val="white"/>
        </w:rPr>
        <w:t>vùng tổn</w:t>
      </w:r>
      <w:r w:rsidR="00C03F91">
        <w:rPr>
          <w:highlight w:val="white"/>
        </w:rPr>
        <w:t xml:space="preserve"> thư</w:t>
      </w:r>
      <w:r w:rsidR="002C6DBA">
        <w:rPr>
          <w:highlight w:val="white"/>
        </w:rPr>
        <w:t>ơng</w:t>
      </w:r>
      <w:r w:rsidR="00C03F91">
        <w:rPr>
          <w:highlight w:val="white"/>
        </w:rPr>
        <w:t xml:space="preserve"> suất hiện trong nhũ ảnh dưới dạng các </w:t>
      </w:r>
      <w:r w:rsidR="002C6DBA">
        <w:rPr>
          <w:highlight w:val="white"/>
        </w:rPr>
        <w:t>khối</w:t>
      </w:r>
      <w:r w:rsidR="00C03F91">
        <w:rPr>
          <w:highlight w:val="white"/>
        </w:rPr>
        <w:t xml:space="preserve"> khá dày đặc, </w:t>
      </w:r>
      <w:r w:rsidR="00CF2C4A">
        <w:rPr>
          <w:highlight w:val="white"/>
        </w:rPr>
        <w:t>vùng tổn thương</w:t>
      </w:r>
      <w:r>
        <w:rPr>
          <w:highlight w:val="white"/>
        </w:rPr>
        <w:t xml:space="preserve"> có vai trò quan trọng trong chẩn đoán ung thư vú. Thông tin biên giới của </w:t>
      </w:r>
      <w:r w:rsidR="00CF2C4A">
        <w:rPr>
          <w:highlight w:val="white"/>
        </w:rPr>
        <w:t>vùng tổn thương</w:t>
      </w:r>
      <w:r>
        <w:rPr>
          <w:highlight w:val="white"/>
        </w:rPr>
        <w:t xml:space="preserve"> cho thấy các đặc điểm sinh học và mô hình tăng trưởng </w:t>
      </w:r>
      <w:hyperlink w:anchor="bookmark=id.bq4xlh766xq1">
        <w:r>
          <w:rPr>
            <w:color w:val="1155CC"/>
            <w:highlight w:val="white"/>
            <w:u w:val="single"/>
          </w:rPr>
          <w:t>[10]</w:t>
        </w:r>
      </w:hyperlink>
      <w:r>
        <w:rPr>
          <w:highlight w:val="white"/>
        </w:rPr>
        <w:t xml:space="preserve">. Các biên giới không đều của </w:t>
      </w:r>
      <w:r w:rsidR="00CF2C4A">
        <w:rPr>
          <w:highlight w:val="white"/>
        </w:rPr>
        <w:t>vùng tổn thương</w:t>
      </w:r>
      <w:r>
        <w:rPr>
          <w:highlight w:val="white"/>
        </w:rPr>
        <w:t xml:space="preserve"> thường là </w:t>
      </w:r>
      <w:r w:rsidR="00C03F91">
        <w:rPr>
          <w:highlight w:val="white"/>
        </w:rPr>
        <w:t>loại</w:t>
      </w:r>
      <w:r>
        <w:rPr>
          <w:highlight w:val="white"/>
        </w:rPr>
        <w:t xml:space="preserve"> ác tính và độ chính xác trong việc phân đoạn </w:t>
      </w:r>
      <w:r w:rsidR="00CF2C4A">
        <w:rPr>
          <w:highlight w:val="white"/>
        </w:rPr>
        <w:t>vùng</w:t>
      </w:r>
      <w:r w:rsidR="00C03F91">
        <w:rPr>
          <w:highlight w:val="white"/>
        </w:rPr>
        <w:t xml:space="preserve"> nghi ngờ bị ác tính</w:t>
      </w:r>
      <w:r>
        <w:rPr>
          <w:highlight w:val="white"/>
        </w:rPr>
        <w:t xml:space="preserve"> ảnh hưởng đến phân loại </w:t>
      </w:r>
      <w:r w:rsidR="00CF2C4A">
        <w:t xml:space="preserve">tổn thương </w:t>
      </w:r>
      <w:r w:rsidR="002C6DBA">
        <w:t>nhũ</w:t>
      </w:r>
      <w:hyperlink w:anchor="bookmark=id.wbfyk0kxhwdb">
        <w:r>
          <w:rPr>
            <w:color w:val="1155CC"/>
            <w:highlight w:val="white"/>
            <w:u w:val="single"/>
          </w:rPr>
          <w:t>[11]</w:t>
        </w:r>
      </w:hyperlink>
      <w:r>
        <w:rPr>
          <w:highlight w:val="white"/>
        </w:rPr>
        <w:t xml:space="preserve">. Do đó, phân loại </w:t>
      </w:r>
      <w:r w:rsidR="00CF2C4A">
        <w:rPr>
          <w:highlight w:val="white"/>
        </w:rPr>
        <w:t>vùng tổn thương</w:t>
      </w:r>
      <w:r>
        <w:rPr>
          <w:highlight w:val="white"/>
        </w:rPr>
        <w:t xml:space="preserve"> là một quy trình quan trọng trong CAD của ung thư vú. </w:t>
      </w:r>
      <w:r>
        <w:rPr>
          <w:highlight w:val="white"/>
        </w:rPr>
        <w:lastRenderedPageBreak/>
        <w:t xml:space="preserve">Nó giúp các bác sĩ trong việc điều trị và chẩn đoán ung thư vú ở giai đoạn sớm. Khối u vú có các đặc điểm khác nhau như ranh giới bệnh tật, hình dạng và kích thước khác nhau. Do đó, việc phân đoạn phân loại chính xác là một vấn đề thách thức và phổ biến trong các kỹ thuật CAD </w:t>
      </w:r>
      <w:hyperlink w:anchor="bookmark=id.wbfyk0kxhwdb">
        <w:r>
          <w:rPr>
            <w:color w:val="1155CC"/>
            <w:highlight w:val="white"/>
            <w:u w:val="single"/>
          </w:rPr>
          <w:t>[11]</w:t>
        </w:r>
      </w:hyperlink>
      <w:r>
        <w:rPr>
          <w:highlight w:val="white"/>
        </w:rPr>
        <w:t>.</w:t>
      </w:r>
    </w:p>
    <w:p w14:paraId="23B981C3" w14:textId="5A64B55D" w:rsidR="00017377" w:rsidRDefault="00017377" w:rsidP="00D94224">
      <w:pPr>
        <w:rPr>
          <w:highlight w:val="white"/>
        </w:rPr>
      </w:pPr>
      <w:r>
        <w:rPr>
          <w:highlight w:val="white"/>
        </w:rPr>
        <w:t xml:space="preserve">Nhiều nghiên cứu đã tập trung vào </w:t>
      </w:r>
      <w:r w:rsidR="00CF2C4A">
        <w:rPr>
          <w:highlight w:val="white"/>
        </w:rPr>
        <w:t>phân loại khối lượng vũ</w:t>
      </w:r>
      <w:r>
        <w:rPr>
          <w:highlight w:val="white"/>
        </w:rPr>
        <w:t xml:space="preserve"> (BMC) và phát triển các thuật toán khác nhau để trích xuất các đặc điểm tiềm năng khác nhau từ hình ảnh </w:t>
      </w:r>
      <w:r w:rsidR="00CF2C4A">
        <w:rPr>
          <w:highlight w:val="white"/>
        </w:rPr>
        <w:t>chụp quang tuyến vú</w:t>
      </w:r>
      <w:r>
        <w:rPr>
          <w:highlight w:val="white"/>
        </w:rPr>
        <w:t xml:space="preserve"> </w:t>
      </w:r>
      <w:hyperlink w:anchor="bookmark=id.a547ytsq1caw">
        <w:r>
          <w:rPr>
            <w:color w:val="1155CC"/>
            <w:highlight w:val="white"/>
            <w:u w:val="single"/>
          </w:rPr>
          <w:t>[12]</w:t>
        </w:r>
      </w:hyperlink>
      <w:r>
        <w:rPr>
          <w:highlight w:val="white"/>
        </w:rPr>
        <w:t xml:space="preserve"> bằng cách sử dụng kỹ thuật Học máy (ML) và Học sâu (DL). Thông thường, hệ thống CAD bao gồm bốn phần chính: tiền xử lý hình ảnh, phân đoạn vết thương, trích xuất đặc trưng và phân loại. Hơn nữa, các kỹ thuật ML đã trở thành một vấn đề gây tranh cãi cho BMC trong nghiên cứu xử lý hình ảnh y tế </w:t>
      </w:r>
      <w:hyperlink w:anchor="bookmark=id.2v0bq6xu0db4">
        <w:r>
          <w:rPr>
            <w:color w:val="1155CC"/>
            <w:highlight w:val="white"/>
            <w:u w:val="single"/>
          </w:rPr>
          <w:t>[13]</w:t>
        </w:r>
      </w:hyperlink>
      <w:r>
        <w:rPr>
          <w:highlight w:val="white"/>
        </w:rPr>
        <w:t xml:space="preserve">. Điều này là do các kỹ thuật ML truyền thống gặp vấn đề về hiện thực dữ liệu </w:t>
      </w:r>
      <w:hyperlink w:anchor="bookmark=id.1knv814xpaxx">
        <w:r>
          <w:rPr>
            <w:color w:val="1155CC"/>
            <w:highlight w:val="white"/>
            <w:u w:val="single"/>
          </w:rPr>
          <w:t>[14]</w:t>
        </w:r>
      </w:hyperlink>
      <w:r>
        <w:rPr>
          <w:highlight w:val="white"/>
        </w:rPr>
        <w:t xml:space="preserve">. Mặc dù các kỹ thuật ML truyền thống sử dụng phương pháp trích xuất đặc trưng thủ công, nhưng rất khó để thiết kế một phương pháp trích xuất đặc trưng hiệu quả do đa dạng mẫu </w:t>
      </w:r>
      <w:hyperlink w:anchor="bookmark=id.rbupbbsnsim3">
        <w:r>
          <w:rPr>
            <w:color w:val="1155CC"/>
            <w:highlight w:val="white"/>
            <w:u w:val="single"/>
          </w:rPr>
          <w:t>[15</w:t>
        </w:r>
      </w:hyperlink>
      <w:r>
        <w:rPr>
          <w:highlight w:val="white"/>
        </w:rPr>
        <w:t>,</w:t>
      </w:r>
      <w:hyperlink w:anchor="bookmark=id.yi9i6i5e37h9">
        <w:r>
          <w:rPr>
            <w:color w:val="1155CC"/>
            <w:highlight w:val="white"/>
            <w:u w:val="single"/>
          </w:rPr>
          <w:t>16</w:t>
        </w:r>
      </w:hyperlink>
      <w:r>
        <w:rPr>
          <w:highlight w:val="white"/>
        </w:rPr>
        <w:t>,</w:t>
      </w:r>
      <w:hyperlink w:anchor="bookmark=id.2qlrd8t7n8r3">
        <w:r>
          <w:rPr>
            <w:color w:val="1155CC"/>
            <w:highlight w:val="white"/>
            <w:u w:val="single"/>
          </w:rPr>
          <w:t>17</w:t>
        </w:r>
      </w:hyperlink>
      <w:r>
        <w:rPr>
          <w:highlight w:val="white"/>
        </w:rPr>
        <w:t>,</w:t>
      </w:r>
      <w:hyperlink w:anchor="bookmark=id.khrdfk3tepyt">
        <w:r>
          <w:rPr>
            <w:color w:val="1155CC"/>
            <w:highlight w:val="white"/>
            <w:u w:val="single"/>
          </w:rPr>
          <w:t>18</w:t>
        </w:r>
      </w:hyperlink>
      <w:r>
        <w:rPr>
          <w:highlight w:val="white"/>
        </w:rPr>
        <w:t>,</w:t>
      </w:r>
      <w:hyperlink w:anchor="bookmark=id.5bs8tpwvzwmy">
        <w:r>
          <w:rPr>
            <w:color w:val="1155CC"/>
            <w:highlight w:val="white"/>
            <w:u w:val="single"/>
          </w:rPr>
          <w:t>19</w:t>
        </w:r>
      </w:hyperlink>
      <w:r>
        <w:rPr>
          <w:highlight w:val="white"/>
        </w:rPr>
        <w:t>,</w:t>
      </w:r>
      <w:hyperlink w:anchor="bookmark=id.u0l7btl4tatc">
        <w:r>
          <w:rPr>
            <w:color w:val="1155CC"/>
            <w:highlight w:val="white"/>
            <w:u w:val="single"/>
          </w:rPr>
          <w:t>20]</w:t>
        </w:r>
      </w:hyperlink>
      <w:r>
        <w:rPr>
          <w:highlight w:val="white"/>
        </w:rPr>
        <w:t>. Trong vài năm qua, kỹ thuật DL đã thu hút sự quan tâm rộng rãi từ các nhà nghiên cứu trong các lĩnh vực khác nhau do khả năng trích xuất đặc trưng của DL</w:t>
      </w:r>
      <w:r>
        <w:rPr>
          <w:color w:val="FF00FF"/>
          <w:highlight w:val="white"/>
        </w:rPr>
        <w:t xml:space="preserve"> </w:t>
      </w:r>
      <w:r>
        <w:rPr>
          <w:highlight w:val="white"/>
        </w:rPr>
        <w:t>được sử dụng rộng rãi trong sinh học tin học</w:t>
      </w:r>
      <w:hyperlink w:anchor="bookmark=id.hoij7dpufhgu">
        <w:r>
          <w:rPr>
            <w:color w:val="1155CC"/>
            <w:highlight w:val="white"/>
            <w:u w:val="single"/>
          </w:rPr>
          <w:t xml:space="preserve"> [21</w:t>
        </w:r>
      </w:hyperlink>
      <w:r>
        <w:rPr>
          <w:highlight w:val="white"/>
        </w:rPr>
        <w:t>,</w:t>
      </w:r>
      <w:hyperlink w:anchor="bookmark=id.12yab9uwk44b">
        <w:r>
          <w:rPr>
            <w:color w:val="1155CC"/>
            <w:highlight w:val="white"/>
            <w:u w:val="single"/>
          </w:rPr>
          <w:t>22</w:t>
        </w:r>
      </w:hyperlink>
      <w:r>
        <w:rPr>
          <w:highlight w:val="white"/>
        </w:rPr>
        <w:t>,</w:t>
      </w:r>
      <w:hyperlink w:anchor="bookmark=id.g5w2p4tp7np">
        <w:r>
          <w:rPr>
            <w:color w:val="1155CC"/>
            <w:highlight w:val="white"/>
            <w:u w:val="single"/>
          </w:rPr>
          <w:t>23]</w:t>
        </w:r>
      </w:hyperlink>
      <w:r>
        <w:rPr>
          <w:highlight w:val="white"/>
        </w:rPr>
        <w:t>.</w:t>
      </w:r>
    </w:p>
    <w:p w14:paraId="1EB3EAE3" w14:textId="67786C4D" w:rsidR="00017377" w:rsidRDefault="008832C9" w:rsidP="00D94224">
      <w:pPr>
        <w:rPr>
          <w:highlight w:val="white"/>
        </w:rPr>
      </w:pPr>
      <w:r>
        <w:rPr>
          <w:highlight w:val="white"/>
        </w:rPr>
        <w:t>Kỹ thuật</w:t>
      </w:r>
      <w:r w:rsidR="00017377">
        <w:rPr>
          <w:highlight w:val="white"/>
        </w:rPr>
        <w:t xml:space="preserve"> CNN (Convolutional Neural Network) bắt được mối quan hệ giữa đầu vào và đầu ra thông qua ánh xạ phi tuyến. Bạn cũng có thể sử dụng nhiều đặc trưng kết hợp trong một chương trình duy nhất. Sử dụng điểm đặc trưng sẽ làm thay đổi nhiều hơn so với việc xây dựng từ đầu. Kỹ thuật CNN đã được áp dụng vào các vấn đề xử lý hình ảnh sinh học (BIP) và phân đoạn ảnh y tế là một trong số đó </w:t>
      </w:r>
      <w:hyperlink w:anchor="bookmark=id.9vuwa51w2s1i">
        <w:r w:rsidR="00017377">
          <w:rPr>
            <w:color w:val="1155CC"/>
            <w:highlight w:val="white"/>
            <w:u w:val="single"/>
          </w:rPr>
          <w:t>[24]</w:t>
        </w:r>
      </w:hyperlink>
      <w:r w:rsidR="00017377">
        <w:rPr>
          <w:highlight w:val="white"/>
        </w:rPr>
        <w:t>. Kỹ thuật CNN đã liên tục đạt được kết quả tốt trong quá trình phân đoạn</w:t>
      </w:r>
      <w:r>
        <w:rPr>
          <w:highlight w:val="white"/>
        </w:rPr>
        <w:t xml:space="preserve"> mass</w:t>
      </w:r>
      <w:r w:rsidR="00017377">
        <w:rPr>
          <w:highlight w:val="white"/>
        </w:rPr>
        <w:t xml:space="preserve"> trên các bộ dữ liệu công cộng. Trong quá trình phân đoạn khối u, CNN sử dụng các pixel của khối ảnh làm đầu vào của mạng để phân loại. Điều này gây ra quá tải về dung lượng và hiệu suất ước tính thấp do tính toán lại của quá trình tích chập trong quá trình dự đoán và huấn luyện </w:t>
      </w:r>
      <w:hyperlink w:anchor="bookmark=id.srn3goga56bq">
        <w:r w:rsidR="00017377">
          <w:rPr>
            <w:color w:val="1155CC"/>
            <w:highlight w:val="white"/>
            <w:u w:val="single"/>
          </w:rPr>
          <w:t>[25]</w:t>
        </w:r>
      </w:hyperlink>
      <w:r w:rsidR="00017377">
        <w:rPr>
          <w:highlight w:val="white"/>
        </w:rPr>
        <w:t>.</w:t>
      </w:r>
    </w:p>
    <w:p w14:paraId="7746C028" w14:textId="081A3E93" w:rsidR="00017377" w:rsidRDefault="00F47F12" w:rsidP="00F47F12">
      <w:pPr>
        <w:pStyle w:val="Heading3"/>
      </w:pPr>
      <w:bookmarkStart w:id="13" w:name="_heading=h.je3cntn98jtt" w:colFirst="0" w:colLast="0"/>
      <w:bookmarkStart w:id="14" w:name="_Toc135856796"/>
      <w:bookmarkEnd w:id="13"/>
      <w:r>
        <w:lastRenderedPageBreak/>
        <w:t xml:space="preserve">1.1.2 </w:t>
      </w:r>
      <w:r w:rsidR="00017377">
        <w:t xml:space="preserve">Lý do chọn đề </w:t>
      </w:r>
      <w:proofErr w:type="gramStart"/>
      <w:r w:rsidR="00017377">
        <w:t>tài</w:t>
      </w:r>
      <w:bookmarkEnd w:id="14"/>
      <w:proofErr w:type="gramEnd"/>
    </w:p>
    <w:p w14:paraId="6446CD18" w14:textId="33DFFFCE" w:rsidR="00017377" w:rsidRDefault="00017377" w:rsidP="00D94224">
      <w:r>
        <w:t xml:space="preserve">Đề tài này liên quan đến một vấn đề sức khỏe quan trọng, đó là bệnh ung thư vú. Ung thư vú là một trong những căn bệnh phổ biến và nguy hiểm đến tính mạng của </w:t>
      </w:r>
      <w:r w:rsidR="00753449">
        <w:t xml:space="preserve">người </w:t>
      </w:r>
      <w:r>
        <w:t>phụ nữ. Việc chẩn đoán sớm và chính xác là rất quan trọng để tăng khả năng chữa trị và cứu sống bệnh nhân.</w:t>
      </w:r>
    </w:p>
    <w:p w14:paraId="58F130D7" w14:textId="7D789EC8" w:rsidR="00017377" w:rsidRDefault="00017377" w:rsidP="00D94224">
      <w:r>
        <w:t>Phương pháp chụp ảnh X-quang tuyến vũ là một phương pháp chẩn đoán sớm rất hiệu quả. Tuy nhiên, việc đọc và phân loại ảnh X-quang tuyến vũ là công việc tốn nhiều thời gian và có thể bị ảnh hưởng bởi sự chênh lệch về kinh nghiệm và kiến thức của bác sĩ. Do đó, việc xây dựng một hệ thống phân loại mass trong nhũ ảnh từ ảnh X-quang sử dụng deep learning và ensemble learning sẽ giúp tăng độ chính xác và tiết kiệm thời gian cho quá trình chẩn đoán.</w:t>
      </w:r>
    </w:p>
    <w:p w14:paraId="60AB752C" w14:textId="0C483916" w:rsidR="00017377" w:rsidRDefault="00017377" w:rsidP="00D94224">
      <w:r>
        <w:t xml:space="preserve">Đề tài này sử dụng các </w:t>
      </w:r>
      <w:r w:rsidR="00753449">
        <w:t>kỹ thuật</w:t>
      </w:r>
      <w:r>
        <w:t xml:space="preserve"> tiên tiến như deep learning và ensemble learning</w:t>
      </w:r>
      <w:r w:rsidR="00753449">
        <w:t>, đ</w:t>
      </w:r>
      <w:r>
        <w:t xml:space="preserve">ây là các </w:t>
      </w:r>
      <w:r w:rsidR="00753449">
        <w:t>kỹ thuật</w:t>
      </w:r>
      <w:r>
        <w:t xml:space="preserve"> mới nhất trong lĩnh vực máy học và trí tuệ nhân tạo, có khả năng học và tự động cải thiện hiệu suất của hệ thống. Việc áp dụng các công nghệ này vào đề tài sẽ giúp cho hệ thống phân loại tổn thương trở nên hiệu quả hơn.</w:t>
      </w:r>
    </w:p>
    <w:p w14:paraId="1BCB9146" w14:textId="653F3F13" w:rsidR="00017377" w:rsidRDefault="00017377" w:rsidP="00D94224">
      <w:r>
        <w:t>Ngoài ra, đề tài này cũng có tính ứng dụng cao và tiềm năng phát triển trong lĩnh vực chẩn đoán bệnh ung thư vú. Hệ thống phân loại tổn thương có thể được sử dụng rộng rãi trong các cơ sở y tế để hỗ trợ bác sĩ trong quá trình chẩn đoán</w:t>
      </w:r>
      <w:r w:rsidR="00753449">
        <w:t>,</w:t>
      </w:r>
      <w:r>
        <w:t xml:space="preserve"> tăng cường khả năng chữa trị và cứu sống cho các bệnh nhân </w:t>
      </w:r>
      <w:r w:rsidR="00753449">
        <w:t xml:space="preserve">mắc phải </w:t>
      </w:r>
      <w:r>
        <w:t>ung thư vú.</w:t>
      </w:r>
    </w:p>
    <w:p w14:paraId="324FBFEB" w14:textId="0D15D285" w:rsidR="00017377" w:rsidRDefault="00571563" w:rsidP="00571563">
      <w:pPr>
        <w:pStyle w:val="Heading2"/>
      </w:pPr>
      <w:bookmarkStart w:id="15" w:name="_heading=h.ckvezmtdox9o" w:colFirst="0" w:colLast="0"/>
      <w:bookmarkStart w:id="16" w:name="_Toc135856797"/>
      <w:bookmarkEnd w:id="15"/>
      <w:r>
        <w:t xml:space="preserve">1.2 </w:t>
      </w:r>
      <w:r w:rsidR="00017377">
        <w:t>Tổng quan về bài toán</w:t>
      </w:r>
      <w:bookmarkEnd w:id="16"/>
      <w:r w:rsidR="00017377">
        <w:t xml:space="preserve"> </w:t>
      </w:r>
    </w:p>
    <w:p w14:paraId="388255F1" w14:textId="77777777" w:rsidR="00017377" w:rsidRDefault="00017377" w:rsidP="00571563">
      <w:pPr>
        <w:pStyle w:val="Heading3"/>
      </w:pPr>
      <w:bookmarkStart w:id="17" w:name="_heading=h.n1p5ah265xea" w:colFirst="0" w:colLast="0"/>
      <w:bookmarkStart w:id="18" w:name="_Toc135856798"/>
      <w:bookmarkEnd w:id="17"/>
      <w:r>
        <w:t>1.2.1. Định nghĩa</w:t>
      </w:r>
      <w:bookmarkEnd w:id="18"/>
    </w:p>
    <w:p w14:paraId="7B27C189" w14:textId="499D3AE2" w:rsidR="00017377" w:rsidRDefault="00017377" w:rsidP="00D94224">
      <w:r>
        <w:t xml:space="preserve">Bài toán phân loại tổn thương trong nhũ ảnh là một bài toán trong lĩnh vực y học, nhằm </w:t>
      </w:r>
      <w:r w:rsidR="00753449">
        <w:t xml:space="preserve">phân loại tổn thương hoặc bất thường trong hình ảnh </w:t>
      </w:r>
      <w:r w:rsidR="00D01799">
        <w:t>chụp quang tuyến vũ</w:t>
      </w:r>
      <w:r>
        <w:t>. Bài toán được thực hiện thông qua việc phân loại tổn thương thành 3 nhãn: bình thường, lành tính hoặc ác tính.</w:t>
      </w:r>
    </w:p>
    <w:p w14:paraId="3F388D72" w14:textId="2759B28C" w:rsidR="00017377" w:rsidRDefault="00017377" w:rsidP="00D94224">
      <w:r>
        <w:t xml:space="preserve">Khối u là một tập hợp các tế bào phát triển không đồng nhất trong cơ thể, tạo thành một khối lượng mới. Khối </w:t>
      </w:r>
      <w:r w:rsidR="00D01799">
        <w:t xml:space="preserve">này </w:t>
      </w:r>
      <w:r>
        <w:t xml:space="preserve">trong nhũ ảnh có thể là một triệu chứng của bệnh ung </w:t>
      </w:r>
      <w:r>
        <w:lastRenderedPageBreak/>
        <w:t xml:space="preserve">thư vú, một trong những loại ung thư phổ biến nhất ở phụ nữ. Việc phát hiện và phân loại </w:t>
      </w:r>
      <w:r w:rsidR="00D01799">
        <w:t>khối</w:t>
      </w:r>
      <w:r>
        <w:t xml:space="preserve"> trong nhũ ảnh có thể giúp các chuyên gia y tế đưa ra quyết định chẩn đoán và điều trị kịp thời, tăng khả năng điều trị và cải thiện kết quả điều trị cho bệnh nhân.</w:t>
      </w:r>
    </w:p>
    <w:p w14:paraId="77971ECF" w14:textId="05C1D436" w:rsidR="00017377" w:rsidRDefault="00017377" w:rsidP="00D94224">
      <w:r>
        <w:t xml:space="preserve">Để thực hiện bài toán này, ta sử dụng phát hiện hình ảnh của yolo để trích xuất đặc trưng, deep learning và ensemble learning là hai kỹ thuật máy học mạnh mẽ và hiệu quả trong việc </w:t>
      </w:r>
      <w:r w:rsidR="00D01799">
        <w:t>trích suất đặc trưng</w:t>
      </w:r>
      <w:r>
        <w:t xml:space="preserve"> ảnh y tế</w:t>
      </w:r>
      <w:r w:rsidR="00D01799">
        <w:t>,</w:t>
      </w:r>
      <w:r>
        <w:t xml:space="preserve"> </w:t>
      </w:r>
      <w:r w:rsidR="00D01799">
        <w:t xml:space="preserve">kết hợp với mô hình random foresrt có thể </w:t>
      </w:r>
      <w:r>
        <w:t>giải quyết</w:t>
      </w:r>
      <w:r w:rsidR="00D01799">
        <w:t xml:space="preserve"> tốt</w:t>
      </w:r>
      <w:r>
        <w:t xml:space="preserve"> bài toán phân loại.</w:t>
      </w:r>
    </w:p>
    <w:p w14:paraId="7B85E794" w14:textId="77777777" w:rsidR="00017377" w:rsidRDefault="00017377" w:rsidP="00571563">
      <w:pPr>
        <w:pStyle w:val="Heading3"/>
      </w:pPr>
      <w:bookmarkStart w:id="19" w:name="_heading=h.euohackzh4sr" w:colFirst="0" w:colLast="0"/>
      <w:bookmarkStart w:id="20" w:name="_Toc135856799"/>
      <w:bookmarkEnd w:id="19"/>
      <w:r>
        <w:t>1.2.2. Các vấn đề thách thức của bài toán</w:t>
      </w:r>
      <w:bookmarkEnd w:id="20"/>
    </w:p>
    <w:p w14:paraId="5B1206AF" w14:textId="142B4A3F" w:rsidR="00017377" w:rsidRDefault="00017377" w:rsidP="00D94224">
      <w:r>
        <w:t>Các khối</w:t>
      </w:r>
      <w:r w:rsidR="00D01799">
        <w:t xml:space="preserve"> trong</w:t>
      </w:r>
      <w:r>
        <w:t xml:space="preserve"> ảnh</w:t>
      </w:r>
      <w:r w:rsidR="00D01799">
        <w:t xml:space="preserve"> chụp quang tuyến vú</w:t>
      </w:r>
      <w:r>
        <w:t xml:space="preserve"> có kích thước lớn yêu cầu nhiều lớp pooling, dẫn đến giảm độ chính xác của quá trình phân đoạn. Trong khi đó, việc sử dụng khối ảnh có kích thước nhỏ làm đầu vào giảm kích thước của lĩnh vực nhận thức. Những lĩnh vực nhận thức nhỏ này chỉ trích xuất các đặc trưng cục bộ và có độ chính xác phân đoạn hạn chế. Các nghiên cứu trước đây cũng đã áp dụng kỹ thuật CNN trong lĩnh vực xử lý ảnh chụp quang tuyến vú</w:t>
      </w:r>
      <w:hyperlink w:anchor="bookmark=id.uo8tj57uqfad">
        <w:r>
          <w:rPr>
            <w:color w:val="1155CC"/>
            <w:u w:val="single"/>
          </w:rPr>
          <w:t>[26]</w:t>
        </w:r>
      </w:hyperlink>
      <w:r>
        <w:t xml:space="preserve">. Mặc dù hệ thống CAD hiện có dựa trên kỹ thuật CNN đã đạt hiệu suất cao hơn so với hệ thống CAD dựa trên ML trong nhiệm vụ phân loại ảnh </w:t>
      </w:r>
      <w:r w:rsidR="00D01799">
        <w:t>chụp quang tuyến vú</w:t>
      </w:r>
      <w:r>
        <w:t>, nhưng vẫn còn một số vấn đề tồn tại. Những vấn đề này được mô tả dưới đây:</w:t>
      </w:r>
    </w:p>
    <w:p w14:paraId="5D975365" w14:textId="32910AC0" w:rsidR="00017377" w:rsidRDefault="00017377" w:rsidP="00D94224">
      <w:r>
        <w:t>Không thể tìm đặc trưng trong ảnh chụp quang tuyến vú có độ tương phản thấp. Kỹ thuật CNN giảm bớt công việc dự đoán trọng số cho tất cả các phần của hình ảnh. Thay vì phân tích toàn bộ hình ảnh, nó chỉ tập trung vào việc phân tích từng phần nhỏ trong hình ảnh hiện tại và đôi khi đưa ra quyết định dựa trên những phần này. Điều này giúp giảm độ phức tạp và tăng tính hiệu quả trong quá trình xử lý ảnh.</w:t>
      </w:r>
    </w:p>
    <w:p w14:paraId="11673225" w14:textId="6ADE596B" w:rsidR="00017377" w:rsidRDefault="00017377" w:rsidP="00D94224">
      <w:r>
        <w:t>CNN không thể tự động tìm ra mối quan hệ giữa các phần khác nhau của hình ảnh. Do đó, phương sai độ sáng của các phần trong hình ảnh không được khôi phục một cách tối ưu.</w:t>
      </w:r>
    </w:p>
    <w:p w14:paraId="3EFB70DC" w14:textId="77777777" w:rsidR="00017377" w:rsidRDefault="00017377" w:rsidP="00571563">
      <w:pPr>
        <w:pStyle w:val="Heading3"/>
      </w:pPr>
      <w:bookmarkStart w:id="21" w:name="_heading=h.dfe9thckot3w" w:colFirst="0" w:colLast="0"/>
      <w:bookmarkStart w:id="22" w:name="_Toc135856800"/>
      <w:bookmarkEnd w:id="21"/>
      <w:r>
        <w:lastRenderedPageBreak/>
        <w:t>1.2.3. Các phương pháp và kết quả nghiên cứu liên quan trong lĩnh vực</w:t>
      </w:r>
      <w:bookmarkEnd w:id="22"/>
    </w:p>
    <w:p w14:paraId="4F258355" w14:textId="78188387" w:rsidR="00017377" w:rsidRDefault="00017377" w:rsidP="00D94224">
      <w:pPr>
        <w:rPr>
          <w:highlight w:val="white"/>
        </w:rPr>
      </w:pPr>
      <w:r>
        <w:rPr>
          <w:highlight w:val="white"/>
        </w:rPr>
        <w:t>Sử dụng mô hình YOLO giúp tăng độ chính xác và tốc độ xử lý của quá trình lựa chọn ROI trong hệ thống CAD. Bằng cách tổng hợp thông tin từ các ROI được chọn, hệ thống có thể cung cấp kết quả chính xác hơn và hỗ trợ các bác sĩ trong quá trình chẩn đoán ung thư vú.</w:t>
      </w:r>
      <w:hyperlink w:anchor="bookmark=id.e6pbz7r956nm">
        <w:r>
          <w:rPr>
            <w:color w:val="1155CC"/>
            <w:highlight w:val="white"/>
            <w:u w:val="single"/>
          </w:rPr>
          <w:t>[56]</w:t>
        </w:r>
      </w:hyperlink>
    </w:p>
    <w:p w14:paraId="6D2C44CB" w14:textId="7D06D258" w:rsidR="00017377" w:rsidRDefault="00017377" w:rsidP="00D94224">
      <w:r>
        <w:t>Phương pháp trích xuất đặc trưng và phân loại bằng các mô hình máy học truyền thống như k-Nearest Neighbors (k-NN), Support Vector Machine (SVM), Random Forest (RF</w:t>
      </w:r>
      <w:proofErr w:type="gramStart"/>
      <w:r>
        <w:t>),...</w:t>
      </w:r>
      <w:proofErr w:type="gramEnd"/>
      <w:r>
        <w:t xml:space="preserve"> Ví dụ như nghiên cứu của Rajaraman et al. (2013) sử dụng phương pháp k-NN để phân loại nhũ ảnh với độ chính xác 80%. </w:t>
      </w:r>
      <w:hyperlink w:anchor="bookmark=id.mxwcyoxf0za9">
        <w:r>
          <w:rPr>
            <w:color w:val="1155CC"/>
            <w:u w:val="single"/>
          </w:rPr>
          <w:t>[73]</w:t>
        </w:r>
      </w:hyperlink>
    </w:p>
    <w:p w14:paraId="565815AF" w14:textId="7FF217D5" w:rsidR="00017377" w:rsidRDefault="00017377" w:rsidP="00D94224">
      <w:r>
        <w:t xml:space="preserve">Phương pháp phân loại sử dụng mô hình Deep Learning như Convolutional Neural Network (CNN) được sử dụng rộng rãi trong các nghiên cứu phân loại ảnh y tế. Ví dụ như nghiên cứu của Wang et al. (2016) sử dụng mô hình CNN để phân loại nhũ ảnh với độ chính xác 80.9%. </w:t>
      </w:r>
      <w:hyperlink w:anchor="bookmark=id.fh7w43x0kcqr">
        <w:r>
          <w:rPr>
            <w:color w:val="1155CC"/>
            <w:u w:val="single"/>
          </w:rPr>
          <w:t>[74]</w:t>
        </w:r>
      </w:hyperlink>
    </w:p>
    <w:p w14:paraId="0C44B0D2" w14:textId="02C1E080" w:rsidR="00017377" w:rsidRDefault="00017377" w:rsidP="00D94224">
      <w:r>
        <w:t xml:space="preserve">Kết hợp các phương pháp trích xuất đặc trưng và mô hình Deep Learning để phân loại như nghiên cứu của Zare et al. (2018) sử dụng phương pháp trích xuất đặc trưng Histogram of Oriented Gradients (HOG) kết hợp với mô hình CNN để phân loại nhũ ảnh với độ chính xác 86.2%. </w:t>
      </w:r>
      <w:hyperlink w:anchor="bookmark=id.qs3tthe8jlz8">
        <w:r>
          <w:rPr>
            <w:color w:val="1155CC"/>
            <w:u w:val="single"/>
          </w:rPr>
          <w:t>[75]</w:t>
        </w:r>
      </w:hyperlink>
    </w:p>
    <w:p w14:paraId="42401E63" w14:textId="77777777" w:rsidR="00017377" w:rsidRDefault="00017377" w:rsidP="00571563">
      <w:pPr>
        <w:pStyle w:val="Heading2"/>
      </w:pPr>
      <w:bookmarkStart w:id="23" w:name="_heading=h.cj9k4iv6c2r7" w:colFirst="0" w:colLast="0"/>
      <w:bookmarkStart w:id="24" w:name="_Toc135856801"/>
      <w:bookmarkEnd w:id="23"/>
      <w:r>
        <w:t>1.3. Mục tiêu nghiên cứu</w:t>
      </w:r>
      <w:bookmarkEnd w:id="24"/>
    </w:p>
    <w:p w14:paraId="37604CB7" w14:textId="27A53678" w:rsidR="006848A1" w:rsidRDefault="006848A1" w:rsidP="00D94224">
      <w:r>
        <w:t xml:space="preserve">Mục tiêu nghiên cứu của bài toán là xác định và phân loại chính xác khối u, để có thể </w:t>
      </w:r>
      <w:r w:rsidR="002A7391">
        <w:t>xây dựng các hệ thống hỗ trợ cho bác sĩ trong quá trình đưa ra chuẩn đoán và phân loại khối u trên chụp quang tuyến vú.</w:t>
      </w:r>
    </w:p>
    <w:p w14:paraId="504CBF2F" w14:textId="4B01C224" w:rsidR="00017377" w:rsidRDefault="002A7391" w:rsidP="00D94224">
      <w:r>
        <w:t>Với mục tiêu đề ra ở trên chúng tôi sử dụng mô hình Yolov5 trích suất hình ảnh ROI, x</w:t>
      </w:r>
      <w:r w:rsidR="00017377">
        <w:t xml:space="preserve">ây dựng mô hình deep learning dựa trên mạng nơ-ron tích chập (Convolutional Neural Network - CNN) để học và trích xuất các đặc trưng quan trọng từ những hình ảnh </w:t>
      </w:r>
      <w:r w:rsidR="00EF08AC">
        <w:t>chụp quang tuyến vú</w:t>
      </w:r>
      <w:r w:rsidR="00017377">
        <w:t>.</w:t>
      </w:r>
      <w:r>
        <w:t xml:space="preserve"> </w:t>
      </w:r>
      <w:r w:rsidR="00017377">
        <w:t>Áp dụng ensemble learning bằng cách kết hợp nhiều mô hình deep learning để tăng cường khả năng dự đoán và giảm thiểu sai số.</w:t>
      </w:r>
    </w:p>
    <w:p w14:paraId="2B4F43CB" w14:textId="18E210DD" w:rsidR="00017377" w:rsidRDefault="00017377" w:rsidP="00D94224">
      <w:r>
        <w:lastRenderedPageBreak/>
        <w:t>Đánh giá và so sánh hiệu suất của hệ thống phân loại được xây dựng với các phương pháp truyền thống và các nghiên cứu trước đây trong việc nhận diện và phân loại tổn thương trong chụp</w:t>
      </w:r>
      <w:r w:rsidR="002A7391">
        <w:t xml:space="preserve"> quang tuyến vú</w:t>
      </w:r>
      <w:r>
        <w:t>.</w:t>
      </w:r>
    </w:p>
    <w:p w14:paraId="1AE894CC" w14:textId="77777777" w:rsidR="00017377" w:rsidRDefault="00017377" w:rsidP="00571563">
      <w:pPr>
        <w:pStyle w:val="Heading2"/>
      </w:pPr>
      <w:bookmarkStart w:id="25" w:name="_heading=h.fu2bsdn85fus" w:colFirst="0" w:colLast="0"/>
      <w:bookmarkStart w:id="26" w:name="_Toc135856802"/>
      <w:bookmarkEnd w:id="25"/>
      <w:r>
        <w:t>1.4. Phạm vi nghiên cứu</w:t>
      </w:r>
      <w:bookmarkEnd w:id="26"/>
    </w:p>
    <w:p w14:paraId="67A1059D" w14:textId="698432F1" w:rsidR="00017377" w:rsidRDefault="002A7391" w:rsidP="00D94224">
      <w:r>
        <w:t xml:space="preserve">Tìm hiểu về mô hình Yolo trong trích xuất hình ảnh, </w:t>
      </w:r>
      <w:r w:rsidR="00017377">
        <w:t>các phương pháp Deep Learning</w:t>
      </w:r>
      <w:r>
        <w:t xml:space="preserve">, </w:t>
      </w:r>
      <w:r w:rsidR="00017377">
        <w:t xml:space="preserve">Ensemble Learning trong việc </w:t>
      </w:r>
      <w:r w:rsidR="00812317">
        <w:t xml:space="preserve">lấy ra các đặc trưng để </w:t>
      </w:r>
      <w:r w:rsidR="00017377">
        <w:t>giải quyết bài toán phân loại tổn thương trong chụp</w:t>
      </w:r>
      <w:r w:rsidR="00812317">
        <w:t xml:space="preserve"> </w:t>
      </w:r>
      <w:r w:rsidR="00017377">
        <w:t>quang tuyến vú.</w:t>
      </w:r>
    </w:p>
    <w:p w14:paraId="27613805" w14:textId="261F612C" w:rsidR="00017377" w:rsidRDefault="00017377" w:rsidP="00D94224">
      <w:r>
        <w:t>Xây dựng và huấn luyện các mô hình Deep Learning khác nhau, bao gồm các kiến trúc mạng neural tích chập (CNN) để phân loại tổn thương trong nhũ ảnh.</w:t>
      </w:r>
    </w:p>
    <w:p w14:paraId="57AEE571" w14:textId="1178AF1C" w:rsidR="00017377" w:rsidRDefault="00017377" w:rsidP="00D94224">
      <w:r>
        <w:t>Áp dụng kỹ thuật Ensemble Learning để cải thiện độ chính xác và độ ổn định của hệ thống phân loại.</w:t>
      </w:r>
    </w:p>
    <w:p w14:paraId="6BA500C8" w14:textId="165DE51F" w:rsidR="00017377" w:rsidRDefault="00017377" w:rsidP="00D94224">
      <w:r>
        <w:t xml:space="preserve">Đánh giá và so sánh hiệu suất của các mô hình Deep Learning và Ensemble Learning được xây dựng với các phương pháp truyền thống trong việc phân loại Mass trong </w:t>
      </w:r>
      <w:r w:rsidR="00812317">
        <w:t>chụp quang tuyến vú</w:t>
      </w:r>
      <w:r>
        <w:t>.</w:t>
      </w:r>
    </w:p>
    <w:p w14:paraId="341BE59A" w14:textId="6B52A875" w:rsidR="00017377" w:rsidRDefault="00017377" w:rsidP="00D94224">
      <w:r>
        <w:t>Đề xuất các giải pháp để cải thiện hiệu suất và độ chính xác của hệ thống phân loại.</w:t>
      </w:r>
    </w:p>
    <w:p w14:paraId="2D4422FB" w14:textId="77777777" w:rsidR="00017377" w:rsidRDefault="00017377" w:rsidP="00571563">
      <w:pPr>
        <w:pStyle w:val="Heading2"/>
      </w:pPr>
      <w:bookmarkStart w:id="27" w:name="_heading=h.oysfaml560gp" w:colFirst="0" w:colLast="0"/>
      <w:bookmarkStart w:id="28" w:name="_Toc135856803"/>
      <w:bookmarkEnd w:id="27"/>
      <w:r>
        <w:t>1.5. Ý nghĩa khoa học và thực tiễn</w:t>
      </w:r>
      <w:bookmarkEnd w:id="28"/>
    </w:p>
    <w:p w14:paraId="29FECF73" w14:textId="2E791E20" w:rsidR="00017377" w:rsidRDefault="00017377" w:rsidP="00D94224">
      <w:r>
        <w:t>Tăng hiểu biết về</w:t>
      </w:r>
      <w:r w:rsidR="00812317">
        <w:t xml:space="preserve"> xử lý ảnh y khoa</w:t>
      </w:r>
      <w:r>
        <w:t>: Qua việc p</w:t>
      </w:r>
      <w:r w:rsidR="00812317">
        <w:t>hát hiện và phân</w:t>
      </w:r>
      <w:r>
        <w:t xml:space="preserve"> </w:t>
      </w:r>
      <w:r w:rsidR="00812317">
        <w:t>loại</w:t>
      </w:r>
      <w:r>
        <w:t xml:space="preserve"> tổn thương trong hình ảnh chụp quang tuyến vú, nghiên cứu này cung cấp thông tin quan trọng về tính chất và đặc điểm của </w:t>
      </w:r>
      <w:r w:rsidR="00812317">
        <w:t>ảnh chụp quang tuyến vú</w:t>
      </w:r>
      <w:r>
        <w:t xml:space="preserve">. Điều này có thể góp phần vào việc tăng hiểu biết và kiến thức </w:t>
      </w:r>
      <w:r w:rsidR="00812317">
        <w:t>về phương pháp xử lý ảnh y khoa.</w:t>
      </w:r>
    </w:p>
    <w:p w14:paraId="2F694792" w14:textId="3E1A6603" w:rsidR="00017377" w:rsidRDefault="00017377" w:rsidP="00D94224">
      <w:r>
        <w:t>Hỗ trợ quyết định lâm sàng: Hệ thống phân loại tự động có thể cung cấp thông tin hữu ích để hỗ trợ quyết định lâm sàng của các chuyên gia y tế. Kết quả phân loại tổn thương dựa trên hình ảnh chụp quang tuyến vú có thể giúp các bác sĩ và nhân viên y tế đưa ra những quyết định chẩn đoán và điều trị chính xác hơn, tối ưu hóa quá trình chăm sóc bệnh nhân.</w:t>
      </w:r>
    </w:p>
    <w:p w14:paraId="07774266" w14:textId="75E289D1" w:rsidR="00017377" w:rsidRDefault="00017377" w:rsidP="00571563">
      <w:pPr>
        <w:pStyle w:val="Heading1"/>
      </w:pPr>
      <w:bookmarkStart w:id="29" w:name="_heading=h.bzhu4g8wiu8b" w:colFirst="0" w:colLast="0"/>
      <w:bookmarkStart w:id="30" w:name="_Toc135856804"/>
      <w:bookmarkEnd w:id="29"/>
      <w:r>
        <w:lastRenderedPageBreak/>
        <w:t>CHƯƠNG II: CƠ SỞ LÝ THUYẾT</w:t>
      </w:r>
      <w:bookmarkEnd w:id="30"/>
    </w:p>
    <w:p w14:paraId="053AF87C" w14:textId="77777777" w:rsidR="00017377" w:rsidRDefault="00017377" w:rsidP="00571563">
      <w:pPr>
        <w:pStyle w:val="Heading2"/>
      </w:pPr>
      <w:bookmarkStart w:id="31" w:name="_heading=h.24e6o5x2yicw" w:colFirst="0" w:colLast="0"/>
      <w:bookmarkStart w:id="32" w:name="_Toc135856805"/>
      <w:bookmarkEnd w:id="31"/>
      <w:r>
        <w:t>2.1. Bài toán detection yolo</w:t>
      </w:r>
      <w:bookmarkEnd w:id="32"/>
    </w:p>
    <w:p w14:paraId="425B4DB7" w14:textId="6B027BD7" w:rsidR="00017377" w:rsidRDefault="00017377" w:rsidP="00571563">
      <w:pPr>
        <w:pStyle w:val="Heading3"/>
      </w:pPr>
      <w:bookmarkStart w:id="33" w:name="_heading=h.e5kbxvpx05bs" w:colFirst="0" w:colLast="0"/>
      <w:bookmarkStart w:id="34" w:name="_Toc135856806"/>
      <w:bookmarkEnd w:id="33"/>
      <w:r>
        <w:t>2.1.1. Đ</w:t>
      </w:r>
      <w:r w:rsidR="00571563">
        <w:t>ịnh</w:t>
      </w:r>
      <w:r>
        <w:t xml:space="preserve"> nghĩa</w:t>
      </w:r>
      <w:bookmarkEnd w:id="34"/>
    </w:p>
    <w:p w14:paraId="43C146D0" w14:textId="1147B0C7" w:rsidR="00017377" w:rsidRDefault="00812317" w:rsidP="00D94224">
      <w:r>
        <w:t xml:space="preserve">Yolo </w:t>
      </w:r>
      <w:r w:rsidR="00017377">
        <w:t xml:space="preserve">là một cách tiếp cận khác để phát hiện đối tượng trong thời gian thực. </w:t>
      </w:r>
      <w:r>
        <w:t xml:space="preserve">Yolo </w:t>
      </w:r>
      <w:r w:rsidR="00017377">
        <w:t xml:space="preserve">sử dụng tính năng phát hiện đối tượng khung như một bài toán hồi quy cho các hộp giới hạn được phân tách theo không gian và xác suất lớp liên quan. Do đó, mạng nơ-ron đơn lẻ có thể dự đoán các hộp giới hạn và xác suất lớp trực tiếp từ hình ảnh đầy đủ trong một lần đánh giá. Kết quả là, </w:t>
      </w:r>
      <w:r>
        <w:t xml:space="preserve">Yolo </w:t>
      </w:r>
      <w:r w:rsidR="00017377">
        <w:t xml:space="preserve">cho thấy tốc độ đáng kinh ngạc trong việc phát hiện đối tượng trong thời gian thực và hữu ích cho các phát hiện đơn giản như nhận dạng khuôn mặt, nhận dạng bàn tay, v.v. Xử lý hình ảnh trong </w:t>
      </w:r>
      <w:r>
        <w:t xml:space="preserve">Yolo </w:t>
      </w:r>
      <w:r w:rsidR="00017377">
        <w:t xml:space="preserve">khá đơn giản, hệ thống thay đổi kích thước ảnh phù hợp với mô hình Yolo, cụ thể thể đối với bài toán hand detection ảnh sẽ có kích thước 614x614 , chạy một mạng phức hợp duy nhất trên hình ảnh và ngưỡng các phát hiện kết quả theo độ tin cậy của mô hình </w:t>
      </w:r>
      <w:hyperlink w:anchor="bookmark=id.jkc16sl9gs7a">
        <w:r w:rsidR="00017377">
          <w:rPr>
            <w:color w:val="1155CC"/>
            <w:u w:val="single"/>
          </w:rPr>
          <w:t>[57]</w:t>
        </w:r>
      </w:hyperlink>
      <w:r w:rsidR="00017377">
        <w:t xml:space="preserve">. </w:t>
      </w:r>
    </w:p>
    <w:p w14:paraId="68C67187" w14:textId="61BCA25B" w:rsidR="00017377" w:rsidRDefault="00812317" w:rsidP="00D94224">
      <w:r>
        <w:t xml:space="preserve">Yolo </w:t>
      </w:r>
      <w:r w:rsidR="00017377">
        <w:t xml:space="preserve">cực kỳ hữu ích vì nó cũng đào tạo trên hình ảnh đầy đủ và trực tiếp tối ưu hóa hiệu suất phát hiện. </w:t>
      </w:r>
      <w:r>
        <w:t xml:space="preserve">Yolo </w:t>
      </w:r>
      <w:r w:rsidR="00017377">
        <w:t xml:space="preserve">không yêu cầu bất kỳ đường ống phức tạp nào, vì nó là một vấn đề hồi quy để phát hiện khung. Ngoài ra, </w:t>
      </w:r>
      <w:r w:rsidR="008F1B68">
        <w:t xml:space="preserve">Yolo </w:t>
      </w:r>
      <w:r w:rsidR="00017377">
        <w:t xml:space="preserve">không sử dụng bất kỳ kỹ thuật dựa trên cửa sổ hoặc khu vực nào, nhưng nó sử dụng toàn bộ hình ảnh trong thời gian đào tạo và kết quả là mã hóa thông tin theo ngữ cảnh về các lớp </w:t>
      </w:r>
      <w:hyperlink w:anchor="bookmark=id.jkc16sl9gs7a">
        <w:r w:rsidR="00017377">
          <w:rPr>
            <w:color w:val="1155CC"/>
            <w:u w:val="single"/>
          </w:rPr>
          <w:t>[57]</w:t>
        </w:r>
      </w:hyperlink>
      <w:r w:rsidR="00017377">
        <w:t xml:space="preserve">. Tất cả những điều này giúp tạo ra </w:t>
      </w:r>
      <w:r w:rsidR="008F1B68">
        <w:t xml:space="preserve">Yolo </w:t>
      </w:r>
      <w:r w:rsidR="00017377">
        <w:t xml:space="preserve">siêu nhanh và do đó, chúng tôi đã lựa chọn Yolo cho bài báo cáo này. </w:t>
      </w:r>
    </w:p>
    <w:p w14:paraId="74D0DC7A" w14:textId="02E8E990" w:rsidR="00017377" w:rsidRDefault="00017377" w:rsidP="00D94224">
      <w:r>
        <w:t xml:space="preserve">Phiên bản của </w:t>
      </w:r>
      <w:r w:rsidR="008F1B68">
        <w:t xml:space="preserve">Yolo </w:t>
      </w:r>
      <w:r>
        <w:t xml:space="preserve">được tập chung thử nghiệm trong luận án này là </w:t>
      </w:r>
      <w:r w:rsidR="008F1B68">
        <w:t>Yolov5</w:t>
      </w:r>
      <w:r>
        <w:t xml:space="preserve">. Đây được coi là một bước cải tiến mang tính sáng tạo đối với Thị giác máy tính. Bây giờ nó thực hiện phát hiện các hộp ở ba quy mô khác nhau. Do đó, nó có thể không nhanh hơn các phiên bản trước của </w:t>
      </w:r>
      <w:r w:rsidR="008F1B68">
        <w:t>Yolo</w:t>
      </w:r>
      <w:r>
        <w:t xml:space="preserve">, nhưng chắc chắn là mạnh hơn và phát hiện hình ảnh nhỏ hơn tốt hơn. Trọng số ban đầu của </w:t>
      </w:r>
      <w:r w:rsidR="008F1B68">
        <w:t xml:space="preserve">Yolo </w:t>
      </w:r>
      <w:r>
        <w:t xml:space="preserve">được cung cấp sẵn. Sử dụng các trọng số này làm điểm bắt đầu cùng với các tệp cấu hình </w:t>
      </w:r>
      <w:r w:rsidR="008F1B68">
        <w:t>Yolos</w:t>
      </w:r>
      <w:r>
        <w:t>, chúng tôi có thể bắt đầu làm việc với các phát hiện đối tượng. Đây là một phương pháp rất dễ thực hiện và đào tạo, nhưng trước tiên phải chuẩn bị sẵn bộ dữ liệu của mình và nhãn cho phù</w:t>
      </w:r>
      <w:r w:rsidR="00D94224">
        <w:t xml:space="preserve"> </w:t>
      </w:r>
      <w:r>
        <w:lastRenderedPageBreak/>
        <w:t>hợp.</w:t>
      </w:r>
      <w:bookmarkStart w:id="35" w:name="_heading=h.xqiqi7m8d3l" w:colFirst="0" w:colLast="0"/>
      <w:bookmarkEnd w:id="35"/>
      <w:r>
        <w:rPr>
          <w:i/>
        </w:rPr>
        <w:br/>
      </w:r>
      <w:r w:rsidRPr="00D94224">
        <w:rPr>
          <w:rStyle w:val="Heading3Char"/>
        </w:rPr>
        <w:t xml:space="preserve">2.1.2. Các phương pháp tiếp cận của </w:t>
      </w:r>
      <w:r w:rsidR="008F1B68" w:rsidRPr="00D94224">
        <w:rPr>
          <w:rStyle w:val="Heading3Char"/>
        </w:rPr>
        <w:t>Yolo</w:t>
      </w:r>
    </w:p>
    <w:p w14:paraId="1EAF5F26" w14:textId="77777777" w:rsidR="009952DA" w:rsidRDefault="00017377" w:rsidP="00C44487">
      <w:r>
        <w:rPr>
          <w:noProof/>
        </w:rPr>
        <w:drawing>
          <wp:inline distT="0" distB="0" distL="114300" distR="114300" wp14:anchorId="78FD638A" wp14:editId="2BE090F5">
            <wp:extent cx="4960620" cy="2872740"/>
            <wp:effectExtent l="0" t="0" r="0" b="0"/>
            <wp:docPr id="1708272407" name="image21.png" descr="A picture containing screenshot,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708272407" name="image21.png" descr="A picture containing screenshot, square&#10;&#10;Description automatically generated"/>
                    <pic:cNvPicPr preferRelativeResize="0"/>
                  </pic:nvPicPr>
                  <pic:blipFill>
                    <a:blip r:embed="rId28"/>
                    <a:srcRect/>
                    <a:stretch>
                      <a:fillRect/>
                    </a:stretch>
                  </pic:blipFill>
                  <pic:spPr>
                    <a:xfrm>
                      <a:off x="0" y="0"/>
                      <a:ext cx="4960620" cy="2872740"/>
                    </a:xfrm>
                    <a:prstGeom prst="rect">
                      <a:avLst/>
                    </a:prstGeom>
                    <a:ln/>
                  </pic:spPr>
                </pic:pic>
              </a:graphicData>
            </a:graphic>
          </wp:inline>
        </w:drawing>
      </w:r>
    </w:p>
    <w:p w14:paraId="0BA71F8C" w14:textId="30FC2A4D" w:rsidR="00017377" w:rsidRDefault="009952DA" w:rsidP="00D94224">
      <w:pPr>
        <w:pStyle w:val="Caption"/>
      </w:pPr>
      <w:bookmarkStart w:id="36" w:name="_Toc135856855"/>
      <w:r>
        <w:t>Hình 2.</w:t>
      </w:r>
      <w:fldSimple w:instr=" SEQ Hình_2._ \* ARABIC ">
        <w:r w:rsidR="00120C7E">
          <w:rPr>
            <w:noProof/>
          </w:rPr>
          <w:t>1</w:t>
        </w:r>
      </w:fldSimple>
      <w:r>
        <w:t xml:space="preserve"> </w:t>
      </w:r>
      <w:r w:rsidR="00296BC8">
        <w:t>Hình ảnh minh họa sơ khai về</w:t>
      </w:r>
      <w:r w:rsidRPr="004F1164">
        <w:t xml:space="preserve"> </w:t>
      </w:r>
      <w:r w:rsidR="008F1B68">
        <w:t>Yolo</w:t>
      </w:r>
      <w:bookmarkEnd w:id="36"/>
    </w:p>
    <w:p w14:paraId="1EDCC692" w14:textId="23053470" w:rsidR="00017377" w:rsidRDefault="008F1B68" w:rsidP="00D94224">
      <w:r>
        <w:t xml:space="preserve">Yolo </w:t>
      </w:r>
      <w:r w:rsidR="00017377">
        <w:t>sẽ đưa ảnh đầu vào qua một CNN, tạo ra một bản đồ vùng (feature map) S ×SSS, gọi là grid. YOLO thực hiện nhận diện đối</w:t>
      </w:r>
      <w:r>
        <w:t xml:space="preserve"> tượng</w:t>
      </w:r>
      <w:r w:rsidR="00017377">
        <w:t xml:space="preserve"> tại mỗi ô trong S × SSS grid đó. Thay vì có một bước tìm ra các vùng có khả năng tồn tại đối tượng, thì </w:t>
      </w:r>
      <w:r>
        <w:t xml:space="preserve">Yolo </w:t>
      </w:r>
      <w:r w:rsidR="00017377">
        <w:t>sẽ thực hiện nhận diện trên toàn bộ ảnh.</w:t>
      </w:r>
    </w:p>
    <w:p w14:paraId="16BAA356" w14:textId="77777777" w:rsidR="00017377" w:rsidRDefault="00017377" w:rsidP="00D94224">
      <w:r>
        <w:t>Một ô sẽ dự đoán ra hộp giới hạn B và xác suất cho C lớp. Một hộp giới hạn sẽ mang 5 thông tin: tâm của hộp (x, y), chiều dài và rộng của Bounding Box (w, h) và độ tin cậy. Độ tin cậy dùng để xác định xem trong hộp giới hạn đó có tồn tại đối tượng hay không. Nếu trong hộp giới hạn đó không tồn tại đối tượng, ta bỏ qua toàn bộ giá trị dự đoán khác của hộp giới hạn và thực hiện phân loại, nhằm bỏ qua những nơi không tồn tại đối tượng.</w:t>
      </w:r>
    </w:p>
    <w:p w14:paraId="1118DAFC" w14:textId="1470C1D2" w:rsidR="00017377" w:rsidRDefault="00017377" w:rsidP="00C44487">
      <w:r>
        <w:t xml:space="preserve">Vậy, trong một ô, ta sẽ dự đoán ra một tensor có B ×5 +C phần tử, với B là số lượng Hộp giới hạn, 5 là 5 thông tin trong hộp gồm: tọa độ trung tâm, chiều dài rộng của </w:t>
      </w:r>
      <w:r>
        <w:lastRenderedPageBreak/>
        <w:t>hộp và độ tin cậy và C là số lớp. Và trong một bản đồ vùng gồm S × S ô, tensor dự đoán từ mạng sẽ có độ dài S ×S ×</w:t>
      </w:r>
      <w:r w:rsidR="00C44487">
        <w:t xml:space="preserve"> </w:t>
      </w:r>
      <w:r>
        <w:t>(B ×5 +C).</w:t>
      </w:r>
    </w:p>
    <w:p w14:paraId="0195A6A1" w14:textId="353EDCBB" w:rsidR="00017377" w:rsidRDefault="00017377" w:rsidP="00D94224">
      <w:pPr>
        <w:pStyle w:val="Heading3"/>
      </w:pPr>
      <w:bookmarkStart w:id="37" w:name="_heading=h.p1ystgj55u58" w:colFirst="0" w:colLast="0"/>
      <w:bookmarkStart w:id="38" w:name="_Toc135856807"/>
      <w:bookmarkEnd w:id="37"/>
      <w:r>
        <w:t>2.1.</w:t>
      </w:r>
      <w:r w:rsidR="00AF011C">
        <w:t>2</w:t>
      </w:r>
      <w:r>
        <w:t>. Kiến trúc</w:t>
      </w:r>
      <w:r w:rsidR="009952DA">
        <w:rPr>
          <w:noProof/>
        </w:rPr>
        <mc:AlternateContent>
          <mc:Choice Requires="wps">
            <w:drawing>
              <wp:anchor distT="0" distB="0" distL="114300" distR="114300" simplePos="0" relativeHeight="251677696" behindDoc="0" locked="0" layoutInCell="1" allowOverlap="1" wp14:anchorId="47A6B5AB" wp14:editId="03E5277F">
                <wp:simplePos x="0" y="0"/>
                <wp:positionH relativeFrom="column">
                  <wp:posOffset>-167005</wp:posOffset>
                </wp:positionH>
                <wp:positionV relativeFrom="paragraph">
                  <wp:posOffset>3103880</wp:posOffset>
                </wp:positionV>
                <wp:extent cx="5539740" cy="635"/>
                <wp:effectExtent l="0" t="0" r="0" b="0"/>
                <wp:wrapTopAndBottom/>
                <wp:docPr id="142260991" name="Text Box 1"/>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7A8054EA" w14:textId="00CA7D0A" w:rsidR="009952DA" w:rsidRPr="0056015A" w:rsidRDefault="009952DA" w:rsidP="009952DA">
                            <w:pPr>
                              <w:pStyle w:val="Caption"/>
                              <w:rPr>
                                <w:b/>
                                <w:sz w:val="26"/>
                              </w:rPr>
                            </w:pPr>
                            <w:bookmarkStart w:id="39" w:name="_Toc135856856"/>
                            <w:r>
                              <w:t>Hình 2.</w:t>
                            </w:r>
                            <w:fldSimple w:instr=" SEQ Hình_2._ \* ARABIC ">
                              <w:r w:rsidR="00120C7E">
                                <w:rPr>
                                  <w:noProof/>
                                </w:rPr>
                                <w:t>2</w:t>
                              </w:r>
                            </w:fldSimple>
                            <w:r>
                              <w:t xml:space="preserve"> Kiến trúc Yolo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A6B5AB" id="_x0000_t202" coordsize="21600,21600" o:spt="202" path="m,l,21600r21600,l21600,xe">
                <v:stroke joinstyle="miter"/>
                <v:path gradientshapeok="t" o:connecttype="rect"/>
              </v:shapetype>
              <v:shape id="Text Box 1" o:spid="_x0000_s1026" type="#_x0000_t202" style="position:absolute;left:0;text-align:left;margin-left:-13.15pt;margin-top:244.4pt;width:43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rsFgIAADgEAAAOAAAAZHJzL2Uyb0RvYy54bWysU1Fv0zAQfkfiP1h+p2k3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pM35/PrTh/eUkpS7uZ5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" stroked="f">
                <v:textbox style="mso-fit-shape-to-text:t" inset="0,0,0,0">
                  <w:txbxContent>
                    <w:p w14:paraId="7A8054EA" w14:textId="00CA7D0A" w:rsidR="009952DA" w:rsidRPr="0056015A" w:rsidRDefault="009952DA" w:rsidP="009952DA">
                      <w:pPr>
                        <w:pStyle w:val="Caption"/>
                        <w:rPr>
                          <w:b/>
                          <w:sz w:val="26"/>
                        </w:rPr>
                      </w:pPr>
                      <w:bookmarkStart w:id="40" w:name="_Toc135856856"/>
                      <w:r>
                        <w:t>Hình 2.</w:t>
                      </w:r>
                      <w:fldSimple w:instr=" SEQ Hình_2._ \* ARABIC ">
                        <w:r w:rsidR="00120C7E">
                          <w:rPr>
                            <w:noProof/>
                          </w:rPr>
                          <w:t>2</w:t>
                        </w:r>
                      </w:fldSimple>
                      <w:r>
                        <w:t xml:space="preserve"> Kiến trúc Yolo</w:t>
                      </w:r>
                      <w:bookmarkEnd w:id="40"/>
                    </w:p>
                  </w:txbxContent>
                </v:textbox>
                <w10:wrap type="topAndBottom"/>
              </v:shape>
            </w:pict>
          </mc:Fallback>
        </mc:AlternateContent>
      </w:r>
      <w:r>
        <w:rPr>
          <w:noProof/>
        </w:rPr>
        <w:drawing>
          <wp:anchor distT="0" distB="0" distL="114300" distR="114300" simplePos="0" relativeHeight="251601920" behindDoc="0" locked="0" layoutInCell="1" hidden="0" allowOverlap="1" wp14:anchorId="6125C92A" wp14:editId="01A33903">
            <wp:simplePos x="0" y="0"/>
            <wp:positionH relativeFrom="column">
              <wp:posOffset>-167639</wp:posOffset>
            </wp:positionH>
            <wp:positionV relativeFrom="paragraph">
              <wp:posOffset>326390</wp:posOffset>
            </wp:positionV>
            <wp:extent cx="5539740" cy="2720340"/>
            <wp:effectExtent l="0" t="0" r="0" b="0"/>
            <wp:wrapTopAndBottom distT="0" distB="0"/>
            <wp:docPr id="1708272389" name="image2.png" descr="A picture containing text, diagram, font, sketch&#10;&#10;Description automatically generated"/>
            <wp:cNvGraphicFramePr/>
            <a:graphic xmlns:a="http://schemas.openxmlformats.org/drawingml/2006/main">
              <a:graphicData uri="http://schemas.openxmlformats.org/drawingml/2006/picture">
                <pic:pic xmlns:pic="http://schemas.openxmlformats.org/drawingml/2006/picture">
                  <pic:nvPicPr>
                    <pic:cNvPr id="1708272389" name="image2.png" descr="A picture containing text, diagram, font, sketch&#10;&#10;Description automatically generated"/>
                    <pic:cNvPicPr preferRelativeResize="0"/>
                  </pic:nvPicPr>
                  <pic:blipFill>
                    <a:blip r:embed="rId29"/>
                    <a:srcRect/>
                    <a:stretch>
                      <a:fillRect/>
                    </a:stretch>
                  </pic:blipFill>
                  <pic:spPr>
                    <a:xfrm>
                      <a:off x="0" y="0"/>
                      <a:ext cx="5539740" cy="2720340"/>
                    </a:xfrm>
                    <a:prstGeom prst="rect">
                      <a:avLst/>
                    </a:prstGeom>
                    <a:ln/>
                  </pic:spPr>
                </pic:pic>
              </a:graphicData>
            </a:graphic>
          </wp:anchor>
        </w:drawing>
      </w:r>
      <w:r>
        <w:rPr>
          <w:noProof/>
        </w:rPr>
        <mc:AlternateContent>
          <mc:Choice Requires="wps">
            <w:drawing>
              <wp:anchor distT="0" distB="0" distL="114300" distR="114300" simplePos="0" relativeHeight="251608064" behindDoc="0" locked="0" layoutInCell="1" hidden="0" allowOverlap="1" wp14:anchorId="6DCED904" wp14:editId="33685FBF">
                <wp:simplePos x="0" y="0"/>
                <wp:positionH relativeFrom="column">
                  <wp:posOffset>-253999</wp:posOffset>
                </wp:positionH>
                <wp:positionV relativeFrom="paragraph">
                  <wp:posOffset>3162300</wp:posOffset>
                </wp:positionV>
                <wp:extent cx="635" cy="12700"/>
                <wp:effectExtent l="0" t="0" r="0" b="0"/>
                <wp:wrapTopAndBottom distT="0" distB="0"/>
                <wp:docPr id="1708272384" name="Rectangle 1708272384"/>
                <wp:cNvGraphicFramePr/>
                <a:graphic xmlns:a="http://schemas.openxmlformats.org/drawingml/2006/main">
                  <a:graphicData uri="http://schemas.microsoft.com/office/word/2010/wordprocessingShape">
                    <wps:wsp>
                      <wps:cNvSpPr/>
                      <wps:spPr>
                        <a:xfrm>
                          <a:off x="2576130" y="3779683"/>
                          <a:ext cx="5539740" cy="635"/>
                        </a:xfrm>
                        <a:prstGeom prst="rect">
                          <a:avLst/>
                        </a:prstGeom>
                        <a:solidFill>
                          <a:srgbClr val="FFFFFF"/>
                        </a:solidFill>
                        <a:ln>
                          <a:noFill/>
                        </a:ln>
                      </wps:spPr>
                      <wps:txbx>
                        <w:txbxContent>
                          <w:p w14:paraId="3579AE70" w14:textId="77777777" w:rsidR="00017377" w:rsidRDefault="00017377" w:rsidP="00017377">
                            <w:pPr>
                              <w:spacing w:before="120"/>
                              <w:ind w:left="2" w:hanging="2"/>
                              <w:jc w:val="center"/>
                            </w:pPr>
                            <w:r>
                              <w:rPr>
                                <w:rFonts w:ascii="Arial" w:eastAsia="Arial" w:hAnsi="Arial" w:cs="Arial"/>
                                <w:i/>
                                <w:color w:val="1F497D"/>
                                <w:sz w:val="20"/>
                              </w:rPr>
                              <w:t>Hình 2.   SEQ Hình_2._ \* ARABIC 2 Kiến trúc mạng YOLO</w:t>
                            </w:r>
                          </w:p>
                        </w:txbxContent>
                      </wps:txbx>
                      <wps:bodyPr spcFirstLastPara="1" wrap="square" lIns="0" tIns="0" rIns="0" bIns="0" anchor="t" anchorCtr="0">
                        <a:noAutofit/>
                      </wps:bodyPr>
                    </wps:wsp>
                  </a:graphicData>
                </a:graphic>
              </wp:anchor>
            </w:drawing>
          </mc:Choice>
          <mc:Fallback>
            <w:pict>
              <v:rect w14:anchorId="6DCED904" id="Rectangle 1708272384" o:spid="_x0000_s1027" style="position:absolute;left:0;text-align:left;margin-left:-20pt;margin-top:249pt;width:.05pt;height:1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" stroked="f">
                <v:textbox inset="0,0,0,0">
                  <w:txbxContent>
                    <w:p w14:paraId="3579AE70" w14:textId="77777777" w:rsidR="00017377" w:rsidRDefault="00017377" w:rsidP="00017377">
                      <w:pPr>
                        <w:spacing w:before="120"/>
                        <w:ind w:left="2" w:hanging="2"/>
                        <w:jc w:val="center"/>
                      </w:pPr>
                      <w:r>
                        <w:rPr>
                          <w:rFonts w:ascii="Arial" w:eastAsia="Arial" w:hAnsi="Arial" w:cs="Arial"/>
                          <w:i/>
                          <w:color w:val="1F497D"/>
                          <w:sz w:val="20"/>
                        </w:rPr>
                        <w:t>Hình 2.   SEQ Hình_2._ \* ARABIC 2 Kiến trúc mạng YOLO</w:t>
                      </w:r>
                    </w:p>
                  </w:txbxContent>
                </v:textbox>
                <w10:wrap type="topAndBottom"/>
              </v:rect>
            </w:pict>
          </mc:Fallback>
        </mc:AlternateContent>
      </w:r>
      <w:bookmarkEnd w:id="38"/>
    </w:p>
    <w:p w14:paraId="652620FD" w14:textId="56F80CFC" w:rsidR="00017377" w:rsidRDefault="00017377" w:rsidP="00C44487">
      <w:r>
        <w:t>Yolo là một mô hình mạng CNN cho việc phát hiện, nhận dạng, phân loại đối tượng. Yolo được tạo ra từ việc kết hợp giữa các convolutional layers và connected layers.</w:t>
      </w:r>
      <w:r w:rsidR="00C44487">
        <w:t xml:space="preserve"> </w:t>
      </w:r>
      <w:r>
        <w:t>Trong đó các convolutional layers sẽ trích xuất ra các feature của ảnh, còn fully</w:t>
      </w:r>
      <w:r w:rsidR="00C44487">
        <w:t xml:space="preserve"> </w:t>
      </w:r>
      <w:r>
        <w:t>-</w:t>
      </w:r>
      <w:r w:rsidR="00C44487">
        <w:t xml:space="preserve"> </w:t>
      </w:r>
      <w:r>
        <w:t>connected layers sẽ dự đoán ra xác suất đó và tọa độ của đối tượng. Ở những Yolo phiên bản đầu tiên như Yolov1 và Yolov2 việc phát hiện đối tượng có kích thước trung bình và lớn tương đối tốt, nhưng đối với các đối tượng có kích thước nhỏ thì lại là điểm yếu của Yolov1 và Yolov2, mặc cho Yolov2 đã sử dụng skip-connection từ các layer trước đó để đưa thông tin nhưng vẫn không hiệu quả cho tới khi Yolov3 xuất hiện. Yolov3 là một sự nâng cấp cho vấn đề này, ở Yolov3 giải quyết được nhược điểm mà Yolov1 và v2 gặp phải. Bằng cách áp dụng Feature Pyramid Network thực hiện phát hiện hiện object ở 3 scale khác nhau Yolov3 đã hoàn toàn loại bỏ việc không nhận dạng được đối tượng có kích thước nhỏ ngoài ra một thay đổi nữa của Yolov3 mà tác giả cho là hiệu quả đó là việc sử dụng loss function được tính theo Binary Cross Entropy chứ không còn là squared loss như ở Yolov2 và Yolov1, và mạng backbone được sử dụng là darknet-53 có 53 layers lớn hơn nhiều so với 19 của YOLOv2 còn lại hầu hết phần kiến trúc của Yolov3 tương đối giống với Yolov2</w:t>
      </w:r>
      <w:r w:rsidR="008F1B68">
        <w:t>.</w:t>
      </w:r>
      <w:r>
        <w:t xml:space="preserve"> </w:t>
      </w:r>
      <w:r>
        <w:lastRenderedPageBreak/>
        <w:t xml:space="preserve">Khác với các phiên bản Yolo trước, Yolov5 được các tác giả cải thiện ở các lớp layer cải thiện tốc độ. </w:t>
      </w:r>
    </w:p>
    <w:p w14:paraId="6648F6D1" w14:textId="77777777" w:rsidR="009952DA" w:rsidRDefault="00017377" w:rsidP="009952DA">
      <w:pPr>
        <w:keepNext/>
        <w:ind w:left="3" w:hanging="3"/>
        <w:jc w:val="center"/>
      </w:pPr>
      <w:r>
        <w:rPr>
          <w:i/>
          <w:noProof/>
        </w:rPr>
        <w:drawing>
          <wp:inline distT="0" distB="0" distL="114300" distR="114300" wp14:anchorId="462DF9FA" wp14:editId="4DD8AC1E">
            <wp:extent cx="5585460" cy="3566160"/>
            <wp:effectExtent l="0" t="0" r="0" b="0"/>
            <wp:docPr id="1708272408" name="image22.png" descr="A picture containing text, screenshot, graphic design,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708272408" name="image22.png" descr="A picture containing text, screenshot, graphic design, design&#10;&#10;Description automatically generated"/>
                    <pic:cNvPicPr preferRelativeResize="0"/>
                  </pic:nvPicPr>
                  <pic:blipFill>
                    <a:blip r:embed="rId30"/>
                    <a:srcRect/>
                    <a:stretch>
                      <a:fillRect/>
                    </a:stretch>
                  </pic:blipFill>
                  <pic:spPr>
                    <a:xfrm>
                      <a:off x="0" y="0"/>
                      <a:ext cx="5585460" cy="3566160"/>
                    </a:xfrm>
                    <a:prstGeom prst="rect">
                      <a:avLst/>
                    </a:prstGeom>
                    <a:ln/>
                  </pic:spPr>
                </pic:pic>
              </a:graphicData>
            </a:graphic>
          </wp:inline>
        </w:drawing>
      </w:r>
    </w:p>
    <w:p w14:paraId="02CC7417" w14:textId="5F7815EF" w:rsidR="00017377" w:rsidRDefault="009952DA" w:rsidP="009952DA">
      <w:pPr>
        <w:pStyle w:val="Caption"/>
      </w:pPr>
      <w:bookmarkStart w:id="41" w:name="_Toc135856857"/>
      <w:r>
        <w:t>Hình 2.</w:t>
      </w:r>
      <w:fldSimple w:instr=" SEQ Hình_2._ \* ARABIC ">
        <w:r w:rsidR="00120C7E">
          <w:rPr>
            <w:noProof/>
          </w:rPr>
          <w:t>3</w:t>
        </w:r>
      </w:fldSimple>
      <w:r>
        <w:t xml:space="preserve"> </w:t>
      </w:r>
      <w:r w:rsidRPr="00EE16BB">
        <w:t>Kiến trúc Pyramid Network.</w:t>
      </w:r>
      <w:bookmarkEnd w:id="41"/>
    </w:p>
    <w:p w14:paraId="03E19702" w14:textId="77777777" w:rsidR="00017377" w:rsidRDefault="00017377" w:rsidP="00AF011C">
      <w:pPr>
        <w:pStyle w:val="Heading2"/>
      </w:pPr>
      <w:bookmarkStart w:id="42" w:name="_heading=h.gt7t69gn7bv6" w:colFirst="0" w:colLast="0"/>
      <w:bookmarkStart w:id="43" w:name="_Toc135856808"/>
      <w:bookmarkEnd w:id="42"/>
      <w:r>
        <w:t>2.2. Mô hình yolov5</w:t>
      </w:r>
      <w:bookmarkEnd w:id="43"/>
    </w:p>
    <w:p w14:paraId="006ADAE8" w14:textId="77777777" w:rsidR="00017377" w:rsidRDefault="00017377" w:rsidP="00DA461A">
      <w:pPr>
        <w:pStyle w:val="Heading3"/>
      </w:pPr>
      <w:bookmarkStart w:id="44" w:name="_heading=h.iw4yi25actxg" w:colFirst="0" w:colLast="0"/>
      <w:bookmarkStart w:id="45" w:name="_Toc135856809"/>
      <w:bookmarkEnd w:id="44"/>
      <w:r>
        <w:t>2.2.1. Tổng quan về mô hình</w:t>
      </w:r>
      <w:bookmarkEnd w:id="45"/>
    </w:p>
    <w:p w14:paraId="1E5CAC15" w14:textId="2865EE1F" w:rsidR="00017377" w:rsidRDefault="008F1B68" w:rsidP="00C44487">
      <w:r>
        <w:t xml:space="preserve">Yolov5 </w:t>
      </w:r>
      <w:r w:rsidR="00017377">
        <w:t xml:space="preserve">là một mô hình phát hiện đối tượng nhanh chóng và chính xác trong lĩnh vực thị giác máy tính. Nó là phiên bản cải tiến của mô hình </w:t>
      </w:r>
      <w:r>
        <w:t xml:space="preserve">Yolo </w:t>
      </w:r>
      <w:r w:rsidR="00017377">
        <w:t>(You Only Look Once) với nhiều cải tiến về kiến trúc và hiệu suất.</w:t>
      </w:r>
    </w:p>
    <w:p w14:paraId="64426523" w14:textId="12296D76" w:rsidR="00017377" w:rsidRDefault="00017377" w:rsidP="00C44487">
      <w:r>
        <w:t xml:space="preserve">Mô hình </w:t>
      </w:r>
      <w:r w:rsidR="008F1B68">
        <w:t xml:space="preserve">Yolov5 </w:t>
      </w:r>
      <w:r>
        <w:t>sử dụng mạng neural tích chập để trích xuất đặc trưng từ hình ảnh và dự đoán các hộp giới hạn và lớp đối tượng tương ứng. Mạng này được xây dựng dựa trên mạng cơ sở CSPDarknet53, với các cải tiến như lớp PANet để kết hợp thông tin từ các tầng khác nhau và lớp SPP để tạo ra một phạm vi bắt đầu rộng hơn cho việc phát hiện.</w:t>
      </w:r>
      <w:hyperlink w:anchor="bookmark=id.lk5oxsxwrrbr">
        <w:r>
          <w:rPr>
            <w:color w:val="1155CC"/>
            <w:u w:val="single"/>
          </w:rPr>
          <w:t>[58]</w:t>
        </w:r>
      </w:hyperlink>
    </w:p>
    <w:p w14:paraId="622EEE4E" w14:textId="77777777" w:rsidR="00017377" w:rsidRDefault="00017377" w:rsidP="00DA461A">
      <w:pPr>
        <w:pStyle w:val="Heading3"/>
      </w:pPr>
      <w:bookmarkStart w:id="46" w:name="_heading=h.6cxyqk1i12c1" w:colFirst="0" w:colLast="0"/>
      <w:bookmarkStart w:id="47" w:name="_Toc135856810"/>
      <w:bookmarkEnd w:id="46"/>
      <w:r>
        <w:lastRenderedPageBreak/>
        <w:t>2.2.2. Kiến trúc mạng yolov5</w:t>
      </w:r>
      <w:bookmarkEnd w:id="47"/>
    </w:p>
    <w:p w14:paraId="3D790EC9" w14:textId="16A6BEB7" w:rsidR="00017377" w:rsidRDefault="00017377" w:rsidP="00C44487">
      <w:r w:rsidRPr="00C44487">
        <w:t>Điểm khác biệt của Yolov5 đó là cải tiến CSPResBlock thành một module mới, ít hơn một lớp Convolution gọi là C3 module thay vì sử dụng activate function Mish và LeakyRelu như các phiên bản Yolo trước, Yolov5 được sử dụng activate function SiLu cùng với việc được điều chỉnh lại module SPP thành SPPF thêm nữa là việc chạy tuần tự các MaxPooling và các Layer điều này giúp Yolov5 cải thiện tốc độ đáng kể</w:t>
      </w:r>
      <w:r>
        <w:t>.</w:t>
      </w:r>
    </w:p>
    <w:p w14:paraId="47CE2A74" w14:textId="77777777" w:rsidR="009952DA" w:rsidRDefault="00017377" w:rsidP="009952DA">
      <w:pPr>
        <w:keepNext/>
        <w:ind w:left="3" w:hanging="3"/>
      </w:pPr>
      <w:r>
        <w:rPr>
          <w:b/>
          <w:noProof/>
        </w:rPr>
        <w:drawing>
          <wp:inline distT="114300" distB="114300" distL="114300" distR="114300" wp14:anchorId="482BFFB1" wp14:editId="5AFD12B9">
            <wp:extent cx="5579435" cy="3949700"/>
            <wp:effectExtent l="0" t="0" r="0" b="0"/>
            <wp:docPr id="1708272409" name="image26.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708272409" name="image26.png" descr="A picture containing text, screenshot, font, number&#10;&#10;Description automatically generated"/>
                    <pic:cNvPicPr preferRelativeResize="0"/>
                  </pic:nvPicPr>
                  <pic:blipFill>
                    <a:blip r:embed="rId31"/>
                    <a:srcRect/>
                    <a:stretch>
                      <a:fillRect/>
                    </a:stretch>
                  </pic:blipFill>
                  <pic:spPr>
                    <a:xfrm>
                      <a:off x="0" y="0"/>
                      <a:ext cx="5579435" cy="3949700"/>
                    </a:xfrm>
                    <a:prstGeom prst="rect">
                      <a:avLst/>
                    </a:prstGeom>
                    <a:ln/>
                  </pic:spPr>
                </pic:pic>
              </a:graphicData>
            </a:graphic>
          </wp:inline>
        </w:drawing>
      </w:r>
    </w:p>
    <w:p w14:paraId="683916CC" w14:textId="19F137CB" w:rsidR="00017377" w:rsidRDefault="009952DA" w:rsidP="009952DA">
      <w:pPr>
        <w:pStyle w:val="Caption"/>
      </w:pPr>
      <w:bookmarkStart w:id="48" w:name="_Toc135856858"/>
      <w:r w:rsidRPr="009952DA">
        <w:t>Hình 2.</w:t>
      </w:r>
      <w:fldSimple w:instr=" SEQ Hình_2._ \* ARABIC ">
        <w:r w:rsidR="00120C7E">
          <w:rPr>
            <w:noProof/>
          </w:rPr>
          <w:t>4</w:t>
        </w:r>
      </w:fldSimple>
      <w:r w:rsidRPr="009952DA">
        <w:t xml:space="preserve"> Kiến trúc mạng Yolov5</w:t>
      </w:r>
      <w:bookmarkEnd w:id="48"/>
    </w:p>
    <w:p w14:paraId="06BE7F42" w14:textId="77777777" w:rsidR="00466387" w:rsidRDefault="00466387" w:rsidP="00C44487">
      <w:r w:rsidRPr="00D94224">
        <w:t>Recall (TPR):</w:t>
      </w:r>
      <w:r>
        <w:t xml:space="preserve"> Tỷ lệ của các kết quả dự đoán là “positive” trên tổng số mẫu “positive” thực tế, hay có nghĩa là có nghĩa là tỉ lệ nhãn dự đoán là dương tính trên tổng số nhãn được dự đoán là dương tính. Trong mô hình phân loại sẽ kỳ vọng chỉ số này lớn nhất.</w:t>
      </w:r>
    </w:p>
    <w:p w14:paraId="250830E1" w14:textId="75FD8F84" w:rsidR="00466387" w:rsidRDefault="00466387" w:rsidP="00C44487">
      <m:oMathPara>
        <m:oMath>
          <m:r>
            <w:rPr>
              <w:rFonts w:ascii="Cambria Math" w:hAnsi="Cambria Math"/>
            </w:rPr>
            <m:t>Recall=TPR=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(1)</m:t>
          </m:r>
        </m:oMath>
      </m:oMathPara>
    </w:p>
    <w:p w14:paraId="369A7B9D" w14:textId="77777777" w:rsidR="00466387" w:rsidRDefault="00466387" w:rsidP="00C44487">
      <w:r w:rsidRPr="00D94224">
        <w:lastRenderedPageBreak/>
        <w:t>Precision:</w:t>
      </w:r>
      <w:r>
        <w:t xml:space="preserve"> Tỷ lệ của các kết quả dự đoán “positive” là đúng trên tổng số mẫu dự đoán là “positive”. Hay hiểu đơn giản có nghĩa là tỉ lệ nhãn dự đoán là dương tính trên tổng số nhãn dương tính thật. Trong mô hình phân loại sẽ kỳ vọng chỉ số này lớn nhất.</w:t>
      </w:r>
    </w:p>
    <w:p w14:paraId="7DC72B12" w14:textId="39AFFF8B" w:rsidR="00E12373" w:rsidRPr="00E12373" w:rsidRDefault="00147134" w:rsidP="00C44487">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(2)</m:t>
          </m:r>
        </m:oMath>
      </m:oMathPara>
    </w:p>
    <w:p w14:paraId="55E57C04" w14:textId="77777777" w:rsidR="00017377" w:rsidRDefault="00017377" w:rsidP="00DA461A">
      <w:pPr>
        <w:pStyle w:val="Heading2"/>
      </w:pPr>
      <w:bookmarkStart w:id="49" w:name="_heading=h.6a0aeexz2xau" w:colFirst="0" w:colLast="0"/>
      <w:bookmarkStart w:id="50" w:name="_Toc135856811"/>
      <w:bookmarkEnd w:id="49"/>
      <w:r>
        <w:t>2.3. Bài toán phân loại (classification)</w:t>
      </w:r>
      <w:bookmarkEnd w:id="50"/>
    </w:p>
    <w:p w14:paraId="5FD39B77" w14:textId="77777777" w:rsidR="00017377" w:rsidRDefault="00017377" w:rsidP="00DA461A">
      <w:pPr>
        <w:pStyle w:val="Heading3"/>
      </w:pPr>
      <w:bookmarkStart w:id="51" w:name="_heading=h.uck94rjo7gr9" w:colFirst="0" w:colLast="0"/>
      <w:bookmarkStart w:id="52" w:name="_Toc135856812"/>
      <w:bookmarkEnd w:id="51"/>
      <w:r>
        <w:t>2.3.1. Khái niệm</w:t>
      </w:r>
      <w:bookmarkEnd w:id="52"/>
    </w:p>
    <w:p w14:paraId="5400014A" w14:textId="77777777" w:rsidR="00017377" w:rsidRDefault="00017377" w:rsidP="00C44487">
      <w:r>
        <w:t>Bài toán phân loại (classification) trong lĩnh vực học máy là quá trình gán nhãn cho một tập dữ liệu vào một số lớp hoặc nhãn khác nhau dựa trên các đặc trưng quan sát được. Mục tiêu của phân loại là xây dựng một mô hình hoặc một thuật toán có khả năng tự động học và nhận biết các mẫu dữ liệu mới, từ đó dự đoán và phân loại chúng vào các lớp đã biết trước.</w:t>
      </w:r>
    </w:p>
    <w:p w14:paraId="1F3E64A7" w14:textId="77777777" w:rsidR="00017377" w:rsidRDefault="00017377" w:rsidP="00C44487">
      <w:r>
        <w:t>Các phương pháp phân loại thường sử dụng các thuật toán máy học như Support Vector Machines (SVM)</w:t>
      </w:r>
      <w:hyperlink w:anchor="bookmark=id.r9l1eslv00h9">
        <w:r>
          <w:rPr>
            <w:color w:val="1155CC"/>
            <w:u w:val="single"/>
          </w:rPr>
          <w:t>[76]</w:t>
        </w:r>
      </w:hyperlink>
      <w:r>
        <w:t>, Decision Trees, Random Forests, Logistic Regression và Neural Networks. Các thuật toán này được huấn luyện trên dữ liệu đào tạo, trong đó mỗi mẫu dữ liệu đã được gán nhãn. Quá trình huấn luyện giúp mô hình học các quy tắc, mối quan hệ và biên giới phân chia giữa các lớp.</w:t>
      </w:r>
    </w:p>
    <w:p w14:paraId="37A81C4E" w14:textId="77777777" w:rsidR="00017377" w:rsidRDefault="00017377" w:rsidP="00C44487">
      <w:r>
        <w:t>Khi mô hình đã được huấn luyện, nó có thể được áp dụng để phân loại các mẫu dữ liệu mới dựa trên các đặc trưng quan sát được. Mô hình sẽ đưa ra dự đoán về lớp hoặc nhãn tương ứng cho mỗi mẫu dữ liệu đó. Hiệu suất của mô hình phân loại được đánh giá bằng các độ đo như độ chính xác, độ phân giải, độ nhạy, độ đặc hiệu và F1-score.</w:t>
      </w:r>
    </w:p>
    <w:p w14:paraId="4752BAAC" w14:textId="77777777" w:rsidR="00017377" w:rsidRDefault="00017377" w:rsidP="00C44487">
      <w:r>
        <w:t>Phân loại có rất nhiều ứng dụng trong thực tế, từ phân loại email vào thư rác, phát hiện gian lận tín dụng, phân loại ảnh và video, cho đến chẩn đoán bệnh trong lĩnh vực y tế. Các nghiên cứu tiếp tục tìm hiểu và phát triển các phương pháp phân loại mới, nhằm cải thiện độ chính xác và khả năng tổng quát hóa của các mô hình phân loại.</w:t>
      </w:r>
    </w:p>
    <w:p w14:paraId="4BD02642" w14:textId="77777777" w:rsidR="00017377" w:rsidRDefault="00017377" w:rsidP="00DA461A">
      <w:pPr>
        <w:pStyle w:val="Heading3"/>
      </w:pPr>
      <w:bookmarkStart w:id="53" w:name="_heading=h.tq81fmxoahtl" w:colFirst="0" w:colLast="0"/>
      <w:bookmarkStart w:id="54" w:name="_Toc135856813"/>
      <w:bookmarkEnd w:id="53"/>
      <w:r>
        <w:lastRenderedPageBreak/>
        <w:t>2.3.2. Các nghiên cứu đã có</w:t>
      </w:r>
      <w:bookmarkEnd w:id="54"/>
    </w:p>
    <w:p w14:paraId="0B58A0A6" w14:textId="77777777" w:rsidR="00017377" w:rsidRDefault="00017377" w:rsidP="00C44487">
      <w:r>
        <w:t xml:space="preserve">Bài báo "A Few Useful Things to Know About Machine Learning" của Pedro Domingos năm 2012 tập trung vào những khái niệm và quy tắc quan trọng trong machine learning. Nghiên cứu giới thiệu một số khái niệm quan trọng như overfitting, bias-variance tradeoff, ensemble learning, feature engineering và cross-validation. Các khái niệm này đóng vai trò quan trọng trong quá trình xây dựng và đánh giá các mô hình machine learning. Bài báo cung cấp cái nhìn tổng quan về những khái niệm này và giúp người đọc hiểu rõ hơn về cách áp dụng chúng vào thực tế trong lĩnh vực machine learning </w:t>
      </w:r>
      <w:hyperlink w:anchor="bookmark=id.hrjogeupftfi">
        <w:r>
          <w:rPr>
            <w:color w:val="1155CC"/>
            <w:u w:val="single"/>
          </w:rPr>
          <w:t>[77]</w:t>
        </w:r>
      </w:hyperlink>
      <w:r>
        <w:t>. Nghiên cứu tập trung vào những khái niệm và quy tắc quan trọng trong machine learning, bao gồm overfitting, bias-variance tradeoff, ensemble learning, feature engineering, và cross-validation.</w:t>
      </w:r>
    </w:p>
    <w:p w14:paraId="6217BEA5" w14:textId="77777777" w:rsidR="00017377" w:rsidRDefault="00017377" w:rsidP="00C44487">
      <w:r>
        <w:t xml:space="preserve">Bài báo "Support-Vector Networks" của Corinna Cortes và Vladimir Vapnik năm 1995 liên quan đến bài toán phân loại. Nghiên cứu này giới thiệu phương pháp Support Vector Machines (SVM), một thuật toán phân loại mạnh mẽ dựa trên việc tạo ra các siêu phẳng tối ưu để phân tách các điểm dữ liệu trong không gian đa chiều. SVM được áp dụng rộng rãi trong các bài toán phân loại như phân loại hình ảnh, phân loại văn bản, và nhận dạng mẫu. Bài báo giải thích cách SVM hoạt động và cung cấp các định nghĩa và công thức liên quan để xây dựng mô hình phân loại chính xác và hiệu quả </w:t>
      </w:r>
      <w:hyperlink w:anchor="bookmark=id.954onk55dw23">
        <w:r>
          <w:rPr>
            <w:color w:val="1155CC"/>
            <w:u w:val="single"/>
          </w:rPr>
          <w:t>[78]</w:t>
        </w:r>
      </w:hyperlink>
      <w:r>
        <w:t>. Một thuật toán phân loại dựa trên việc tạo ra các siêu phẳng tối ưu để phân tách các điểm dữ liệu trong không gian đa chiều.</w:t>
      </w:r>
    </w:p>
    <w:p w14:paraId="43F99E93" w14:textId="77777777" w:rsidR="00017377" w:rsidRDefault="00017377" w:rsidP="00C44487">
      <w:r>
        <w:t xml:space="preserve">Bài báo "The Elements of Statistical Learning" của Trevor Hastie, Robert Tibshirani và Jerome Friedman năm 2001 liên quan đến lĩnh vực phân loại. Cuốn sách này tập trung vào các phương pháp học máy thống kê, trong đó bao gồm phân loại là một khía cạnh quan trọng. Bài báo giới thiệu các khái niệm cơ bản và các phương pháp phân loại thông qua việc sử dụng các mô hình thống kê. Các tác giả trình bày các công thức, thuật toán và ví dụ minh họa để giúp người đọc hiểu và áp dụng các phương pháp phân loại trong thực tế. Bài báo này cung cấp kiến thức nền tảng và kỹ thuật cho việc xây dựng các mô hình phân loại dựa trên phân tích thống kê </w:t>
      </w:r>
      <w:hyperlink w:anchor="bookmark=id.k75fmgwt12pp">
        <w:r>
          <w:rPr>
            <w:color w:val="1155CC"/>
            <w:u w:val="single"/>
          </w:rPr>
          <w:t>[79]</w:t>
        </w:r>
      </w:hyperlink>
      <w:r>
        <w:t xml:space="preserve">. Cuốn </w:t>
      </w:r>
      <w:r>
        <w:lastRenderedPageBreak/>
        <w:t>sách tập trung vào các phương pháp học máy thống kê, bao gồm phân loại, hồi quy và các phương pháp dự báo dựa trên các mô hình thống kê.</w:t>
      </w:r>
    </w:p>
    <w:p w14:paraId="5A45570D" w14:textId="77777777" w:rsidR="00017377" w:rsidRDefault="00017377" w:rsidP="00C44487">
      <w:r>
        <w:t>Bài báo "Deep Residual Learning for Image Recognition" của Kaiming He, Xiangyu Zhang, Shaoqing Ren và Jian Sun (2016) tập trung vào việc giới thiệu kiến trúc mạng nơ-ron sâu có tên gọi ResNet trong lĩnh vực nhận diện ảnh. Nghiên cứu này tạo ra một cấu trúc mạng nơ-ron sâu đột phá bằng cách sử dụng các khối còn lại (residual blocks) để vượt qua vấn đề gradient vanishing/exploding trong quá trình huấn luyện. Bằng cách truyền thông tin qua các residual blocks, mạng ResNet có khả năng xây dựng các mô hình phức tạp hơn và đạt được độ chính xác cao hơn trong việc phân loại ảnh. Nghiên cứu này đã mang lại những đóng góp quan trọng và trở thành một bước tiến lớn trong lĩnh vực nhận diện ảnh và phân loại.</w:t>
      </w:r>
      <w:hyperlink w:anchor="bookmark=id.bc94frg63v2l">
        <w:r>
          <w:rPr>
            <w:color w:val="1155CC"/>
            <w:u w:val="single"/>
          </w:rPr>
          <w:t>[80]</w:t>
        </w:r>
      </w:hyperlink>
      <w:r>
        <w:t>. Nghiên cứu giới thiệu kiến trúc mạng nơ-ron sâu (deep neural network) có tên gọi ResNet, sử dụng các residual blocks để giải quyết vấn đề gradient vanishing/exploding và cải thiện hiệu suất phân loại ảnh.</w:t>
      </w:r>
    </w:p>
    <w:p w14:paraId="31296BE9" w14:textId="77777777" w:rsidR="00017377" w:rsidRDefault="00017377" w:rsidP="00C44487">
      <w:r>
        <w:t xml:space="preserve">Bài báo "Convolutional Neural Networks for Visual Recognition" của Alex Krizhevsky, Ilya Sutskever và Geoffrey E. Hinton (2012) tập trung vào việc giới thiệu mạng neural tích chập (CNN) có tên gọi AlexNet, một bước đột phá quan trọng trong lĩnh vực nhận diện và phân loại ảnh. Nghiên cứu này đã chứng minh rằng CNN có khả năng vượt trội trong việc xử lý ảnh và đạt được độ chính xác cao trong các tác vụ phân loại. Với việc áp dụng các layer tích chập và pooling, mạng AlexNet đã thể hiện khả năng học được các đặc trưng phức tạp và tự động trích xuất thông tin quan trọng từ ảnh. Kết quả nghiên cứu đã mở ra cánh cửa cho sự phát triển mạnh mẽ của CNN trong lĩnh vực nhận diện và phân loại ảnh và đã tạo ra những tiến bộ đáng kể trong các ứng dụng thực tế </w:t>
      </w:r>
      <w:hyperlink w:anchor="bookmark=id.u37giep2vkhl">
        <w:r>
          <w:rPr>
            <w:color w:val="1155CC"/>
            <w:u w:val="single"/>
          </w:rPr>
          <w:t>[81]</w:t>
        </w:r>
      </w:hyperlink>
      <w:r>
        <w:t>. Bài báo giới thiệu mạng neural tích chập (CNN) AlexNet, được áp dụng rộng rãi trong phân loại và nhận dạng ảnh.</w:t>
      </w:r>
    </w:p>
    <w:p w14:paraId="1D1D897C" w14:textId="77777777" w:rsidR="00017377" w:rsidRDefault="00017377" w:rsidP="00C44487">
      <w:r>
        <w:t xml:space="preserve">Bài báo "Random Forests" của Leo Breiman (2001) tập trung vào giới thiệu thuật toán Random Forest, một phương pháp quan trọng trong lĩnh vực classification. </w:t>
      </w:r>
      <w:r>
        <w:lastRenderedPageBreak/>
        <w:t xml:space="preserve">Nghiên cứu này đề xuất sử dụng một tập hợp các cây quyết định ngẫu nhiên, trong đó mỗi cây được huấn luyện trên một tập dữ liệu con và sử dụng các đặc trưng ngẫu nhiên. Qua quá trình huấn luyện, các cây trong Random Forest sẽ đưa ra các dự đoán độc lập và sau đó kết hợp kết quả từ tất cả các cây để đưa ra kết quả cuối cùng. Phương pháp này giúp giảm overfitting, tăng tính ổn định và độ chính xác của mô hình phân loại. Random Forest đã được chứng minh là hiệu quả trong nhiều bài toán phân loại khác nhau và đã trở thành một công cụ hữu ích trong lĩnh vực machine learning </w:t>
      </w:r>
      <w:hyperlink w:anchor="bookmark=id.ymkdi15mp687">
        <w:r>
          <w:rPr>
            <w:color w:val="1155CC"/>
            <w:u w:val="single"/>
          </w:rPr>
          <w:t>[82]</w:t>
        </w:r>
      </w:hyperlink>
      <w:r>
        <w:t>. Nghiên cứu giới thiệu thuật toán Random Forest, một phương pháp ensemble learning dựa trên việc xây dựng nhiều cây quyết định ngẫu nhiên và kết hợp kết quả từ các cây để đưa ra dự đoán.</w:t>
      </w:r>
    </w:p>
    <w:p w14:paraId="11302A99" w14:textId="77777777" w:rsidR="00017377" w:rsidRDefault="00017377" w:rsidP="00C44487">
      <w:r>
        <w:t xml:space="preserve">Bài viết tóm tắt về thuật toán Gradient Boosting Machines (GBM), một phương pháp ensemble learning mạnh mẽ dựa trên việc xây dựng các mô hình yếu và kết hợp chúng để tạo ra một mô hình dự đoán mạnh hơn </w:t>
      </w:r>
      <w:hyperlink w:anchor="bookmark=id.27mkxwl7rpq4">
        <w:r>
          <w:rPr>
            <w:color w:val="1155CC"/>
            <w:u w:val="single"/>
          </w:rPr>
          <w:t>[62]</w:t>
        </w:r>
      </w:hyperlink>
      <w:r>
        <w:t>. Thông qua các ví dụ minh họa và đánh giá kết quả trên các tập dữ liệu, bài viết cung cấp cho người đọc những kiến thức cơ bản về GBM, bao gồm cách hoạt động của thuật toán, cách xác định các tham số quan trọng và các kỹ thuật tuning để tăng hiệu suất của GBM. Bên cạnh đó, bài viết cũng đề cập đến một số ứng dụng của GBM trong các bài toán phân loại và hồi quy.</w:t>
      </w:r>
    </w:p>
    <w:p w14:paraId="7FDEED2B" w14:textId="77777777" w:rsidR="00017377" w:rsidRDefault="00017377" w:rsidP="00C44487">
      <w:r>
        <w:t xml:space="preserve">Bài báo tập trung vào phương pháp phân loại văn bản sử dụng mô hình Naive Bayes, một phương pháp đơn giản nhưng hiệu quả trong việc xác định xác suất phân loại của một văn bản dựa trên các thuộc tính quan sát được. Mô hình Naive Bayes giả định rằng các thuộc tính đầu vào là độc lập với nhau và áp dụng công thức Bayes để tính toán xác suất xảy ra của mỗi lớp phân loại. Bài báo cung cấp một tầm nhìn tổng quan về mô hình Naive Bayes và cách áp dụng nó trong bài toán phân loại văn bản, bao gồm cả ứng dụng thực tế và các kỹ thuật tối ưu hóa để cải thiện hiệu suất của mô hình </w:t>
      </w:r>
      <w:hyperlink w:anchor="bookmark=id.ovn8s0qt9mds">
        <w:r>
          <w:rPr>
            <w:color w:val="1155CC"/>
            <w:u w:val="single"/>
          </w:rPr>
          <w:t>[69]</w:t>
        </w:r>
      </w:hyperlink>
      <w:r>
        <w:t>. Nghiên cứu tập trung vào phân loại văn bản sử dụng mô hình Naive Bayes, một phương pháp dựa trên giả định độc lập giữa các thuộc tính và áp dụng công thức Bayes để tính xác suất phân loại.</w:t>
      </w:r>
    </w:p>
    <w:p w14:paraId="263D96AA" w14:textId="77777777" w:rsidR="00017377" w:rsidRDefault="00017377" w:rsidP="00C44487">
      <w:r>
        <w:t xml:space="preserve">Bài báo tập trung vào phương pháp hồi quy logistic và nhấn mạnh các giới hạn và hạn chế của phương pháp này. Tác giả trình bày những khía cạnh mà chúng ta không </w:t>
      </w:r>
      <w:r>
        <w:lastRenderedPageBreak/>
        <w:t xml:space="preserve">thể thực hiện được như mong đợi khi sử dụng hồi quy logistic, cũng như các vấn đề thường gặp trong quá trình ước lượng. Bài báo cung cấp một cái nhìn sâu hơn về các thách thức mà chúng ta gặp phải khi áp dụng hồi quy logistic và đề xuất các giải pháp và cải tiến để khắc phục những hạn chế đó </w:t>
      </w:r>
      <w:hyperlink w:anchor="bookmark=id.iuz8pncotxal">
        <w:r>
          <w:rPr>
            <w:color w:val="1155CC"/>
            <w:u w:val="single"/>
          </w:rPr>
          <w:t>[70]</w:t>
        </w:r>
      </w:hyperlink>
      <w:r>
        <w:t>. Bài báo tập trung vào phương pháp hồi quy logistic, nhấn mạnh các giới hạn và hạn chế của phương pháp và đề xuất cải tiến và giải pháp cho các vấn đề xảy ra trong quá trình ước lượng.</w:t>
      </w:r>
    </w:p>
    <w:p w14:paraId="23C9BDF8" w14:textId="77777777" w:rsidR="00017377" w:rsidRDefault="00017377" w:rsidP="00C44487">
      <w:r>
        <w:t xml:space="preserve">Bài báo tập trung vào việc giới thiệu thuật toán cây quyết định, một phương pháp phân loại dựa trên quyết định đơn giản. Tác giả trình bày cách sử dụng cây quyết định để tạo ra các quy tắc quyết định từ dữ liệu. Thuật toán cây quyết định hoạt động bằng cách xây dựng một cây có cấu trúc phân nhánh dựa trên các luật IF-THEN, giúp tạo ra các quy tắc phân loại dễ hiểu và dễ sử dụng. Bài báo này đã đóng góp quan trọng vào lĩnh vực phân loại bằng cách giới thiệu một phương pháp đơn giản và hiệu quả để đưa ra quyết định dựa trên dữ liệu </w:t>
      </w:r>
      <w:hyperlink w:anchor="bookmark=id.hyhxt7wtgnuh">
        <w:r>
          <w:rPr>
            <w:color w:val="1155CC"/>
            <w:u w:val="single"/>
          </w:rPr>
          <w:t>[52]</w:t>
        </w:r>
      </w:hyperlink>
      <w:r>
        <w:t xml:space="preserve">. </w:t>
      </w:r>
    </w:p>
    <w:p w14:paraId="0D898E24" w14:textId="77777777" w:rsidR="00017377" w:rsidRDefault="00017377" w:rsidP="00DA461A">
      <w:pPr>
        <w:pStyle w:val="Heading2"/>
      </w:pPr>
      <w:bookmarkStart w:id="55" w:name="_heading=h.3fgzub2lwgs8" w:colFirst="0" w:colLast="0"/>
      <w:bookmarkStart w:id="56" w:name="_Toc135856814"/>
      <w:bookmarkEnd w:id="55"/>
      <w:r>
        <w:t>2.4. Mô hình LSTM</w:t>
      </w:r>
      <w:bookmarkEnd w:id="56"/>
    </w:p>
    <w:p w14:paraId="711EB3A5" w14:textId="2EAA1926" w:rsidR="00017377" w:rsidRDefault="00017377" w:rsidP="00DA461A">
      <w:pPr>
        <w:pStyle w:val="Heading3"/>
      </w:pPr>
      <w:bookmarkStart w:id="57" w:name="_heading=h.1kjf8bweh2ge" w:colFirst="0" w:colLast="0"/>
      <w:bookmarkStart w:id="58" w:name="_Toc135856815"/>
      <w:bookmarkEnd w:id="57"/>
      <w:r>
        <w:t>2.4.1. Định nghĩa</w:t>
      </w:r>
      <w:bookmarkEnd w:id="58"/>
    </w:p>
    <w:p w14:paraId="1A709115" w14:textId="5A8A19B7" w:rsidR="00017377" w:rsidRPr="009952DA" w:rsidRDefault="00017377" w:rsidP="00C44487">
      <w:r>
        <w:t xml:space="preserve">LSTM (Long Short-Term Memory) là một kiểu mạng nơ-ron học sâu thuộc lớp mạng RNN (Recurrent Neural Networks). Mạng LSTM được thiết kế để giải quyết vấn đề mất mát thông tin khi huấn luyện mạng RNN truyền thống. LSTM sử dụng các cấu </w:t>
      </w:r>
      <w:r>
        <w:lastRenderedPageBreak/>
        <w:t xml:space="preserve">trúc đặc biệt gọi là cổng (gate) để kiểm soát thông tin được lưu trữ và xóa bỏ thông </w:t>
      </w:r>
      <w:r w:rsidR="005B3E20">
        <w:rPr>
          <w:noProof/>
        </w:rPr>
        <mc:AlternateContent>
          <mc:Choice Requires="wps">
            <w:drawing>
              <wp:anchor distT="0" distB="0" distL="114300" distR="114300" simplePos="0" relativeHeight="251683840" behindDoc="0" locked="0" layoutInCell="1" allowOverlap="1" wp14:anchorId="4ECE5B67" wp14:editId="7F097444">
                <wp:simplePos x="0" y="0"/>
                <wp:positionH relativeFrom="margin">
                  <wp:align>center</wp:align>
                </wp:positionH>
                <wp:positionV relativeFrom="paragraph">
                  <wp:posOffset>4031615</wp:posOffset>
                </wp:positionV>
                <wp:extent cx="5267960" cy="635"/>
                <wp:effectExtent l="0" t="0" r="8890" b="0"/>
                <wp:wrapSquare wrapText="bothSides"/>
                <wp:docPr id="1409621092" name="Text Box 1"/>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14:paraId="40F14DF5" w14:textId="26A6977C" w:rsidR="009952DA" w:rsidRPr="002007A8" w:rsidRDefault="009952DA" w:rsidP="009952DA">
                            <w:pPr>
                              <w:pStyle w:val="Caption"/>
                              <w:rPr>
                                <w:noProof/>
                                <w:sz w:val="26"/>
                                <w:szCs w:val="24"/>
                              </w:rPr>
                            </w:pPr>
                            <w:bookmarkStart w:id="59" w:name="_Toc135856859"/>
                            <w:r>
                              <w:t>Hình 2.</w:t>
                            </w:r>
                            <w:fldSimple w:instr=" SEQ Hình_2._ \* ARABIC ">
                              <w:r w:rsidR="00120C7E">
                                <w:rPr>
                                  <w:noProof/>
                                </w:rPr>
                                <w:t>5</w:t>
                              </w:r>
                            </w:fldSimple>
                            <w:r>
                              <w:t xml:space="preserve"> </w:t>
                            </w:r>
                            <w:r w:rsidRPr="00B87EDA">
                              <w:t>Mô hình LSTM.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E5B67" id="_x0000_s1028" type="#_x0000_t202" style="position:absolute;left:0;text-align:left;margin-left:0;margin-top:317.45pt;width:414.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1bGg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fPHh04J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" stroked="f">
                <v:textbox style="mso-fit-shape-to-text:t" inset="0,0,0,0">
                  <w:txbxContent>
                    <w:p w14:paraId="40F14DF5" w14:textId="26A6977C" w:rsidR="009952DA" w:rsidRPr="002007A8" w:rsidRDefault="009952DA" w:rsidP="009952DA">
                      <w:pPr>
                        <w:pStyle w:val="Caption"/>
                        <w:rPr>
                          <w:noProof/>
                          <w:sz w:val="26"/>
                          <w:szCs w:val="24"/>
                        </w:rPr>
                      </w:pPr>
                      <w:bookmarkStart w:id="60" w:name="_Toc135856859"/>
                      <w:r>
                        <w:t>Hình 2.</w:t>
                      </w:r>
                      <w:fldSimple w:instr=" SEQ Hình_2._ \* ARABIC ">
                        <w:r w:rsidR="00120C7E">
                          <w:rPr>
                            <w:noProof/>
                          </w:rPr>
                          <w:t>5</w:t>
                        </w:r>
                      </w:fldSimple>
                      <w:r>
                        <w:t xml:space="preserve"> </w:t>
                      </w:r>
                      <w:r w:rsidRPr="00B87EDA">
                        <w:t>Mô hình LSTM.</w:t>
                      </w:r>
                      <w:bookmarkEnd w:id="60"/>
                    </w:p>
                  </w:txbxContent>
                </v:textbox>
                <w10:wrap type="square" anchorx="margin"/>
              </v:shape>
            </w:pict>
          </mc:Fallback>
        </mc:AlternateContent>
      </w:r>
      <w:r w:rsidR="005B3E20">
        <w:rPr>
          <w:noProof/>
        </w:rPr>
        <w:drawing>
          <wp:anchor distT="0" distB="0" distL="114300" distR="114300" simplePos="0" relativeHeight="251614208" behindDoc="0" locked="0" layoutInCell="1" hidden="0" allowOverlap="1" wp14:anchorId="39C432DA" wp14:editId="753F894A">
            <wp:simplePos x="0" y="0"/>
            <wp:positionH relativeFrom="margin">
              <wp:align>center</wp:align>
            </wp:positionH>
            <wp:positionV relativeFrom="paragraph">
              <wp:posOffset>575945</wp:posOffset>
            </wp:positionV>
            <wp:extent cx="5267960" cy="3334385"/>
            <wp:effectExtent l="0" t="0" r="8890" b="0"/>
            <wp:wrapTopAndBottom/>
            <wp:docPr id="1708272386" name="image1.png" descr="A diagram of a tan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86" name="image1.png" descr="A diagram of a tank&#10;&#10;Description automatically generated with low confidence"/>
                    <pic:cNvPicPr preferRelativeResize="0"/>
                  </pic:nvPicPr>
                  <pic:blipFill>
                    <a:blip r:embed="rId32"/>
                    <a:srcRect/>
                    <a:stretch>
                      <a:fillRect/>
                    </a:stretch>
                  </pic:blipFill>
                  <pic:spPr>
                    <a:xfrm>
                      <a:off x="0" y="0"/>
                      <a:ext cx="5267960" cy="3334385"/>
                    </a:xfrm>
                    <a:prstGeom prst="rect">
                      <a:avLst/>
                    </a:prstGeom>
                    <a:ln/>
                  </pic:spPr>
                </pic:pic>
              </a:graphicData>
            </a:graphic>
            <wp14:sizeRelH relativeFrom="margin">
              <wp14:pctWidth>0</wp14:pctWidth>
            </wp14:sizeRelH>
            <wp14:sizeRelV relativeFrom="margin">
              <wp14:pctHeight>0</wp14:pctHeight>
            </wp14:sizeRelV>
          </wp:anchor>
        </w:drawing>
      </w:r>
      <w:r>
        <w:t xml:space="preserve">tin không quan trọng. </w:t>
      </w:r>
      <w:hyperlink w:anchor="bookmark=id.hwb1w6ef4d2c">
        <w:r>
          <w:rPr>
            <w:color w:val="1155CC"/>
            <w:u w:val="single"/>
          </w:rPr>
          <w:t>[53]</w:t>
        </w:r>
      </w:hyperlink>
    </w:p>
    <w:p w14:paraId="6B7AA1E7" w14:textId="297B1695" w:rsidR="00017377" w:rsidRDefault="00017377" w:rsidP="00C44487">
      <w:pPr>
        <w:rPr>
          <w:color w:val="000000"/>
        </w:rPr>
      </w:pPr>
      <w:r>
        <w:rPr>
          <w:color w:val="000000"/>
        </w:rPr>
        <w:t>LSTM là một phiên bản mở rộng của mạng RNN, được đề xuất vào năm 1997 bởi Sepp Hochreiter và Jürgen Schmidhuber. LSTM được thiết kế để giải quyết các bài toán về phụ thuộc xa (long-term dependencies) trong mạng RNN do bị ảnh hưởng bởi vấn đề gradient biến mất.</w:t>
      </w:r>
    </w:p>
    <w:p w14:paraId="5AA1FB80" w14:textId="77777777" w:rsidR="00017377" w:rsidRDefault="00017377" w:rsidP="00C44487">
      <w:pPr>
        <w:rPr>
          <w:color w:val="000000"/>
        </w:rPr>
      </w:pPr>
      <w:r>
        <w:rPr>
          <w:color w:val="000000"/>
        </w:rPr>
        <w:t>Giả sử khi xem một bộ phim dài tập, chúng ta ghi nhớ bối cảnh phim đã diễn ra ở những tập trước đó, kết hợp xử lý với thông tin của tập phim hiện tại hoặc khi đọc sách, chúng ta ghi nhớ điều gì đã xảy ra ở chương trước, kết hợp thành mạch thông tin để hiểu và tiếp thu cho nội dung hiện tại. Tương tự như vậy, khi các mạng RNN hoạt động, thông tin trước đó được ghi nhớ và sử dụng lại để xử lý cho đầu vào hiện tại. Tuy nhiên thì mạng RNN không thể ghi nhớ thông tin ở các bước có khoảng cách khá xa trước đó do vấn đề gradient biến mất. Do đó những phần tử đầu tiên trong chuỗi đầu vào không có nhiều ảnh hưởng đến các kết quả tính toán dự đoán phần tử cho chuỗi đầu ra trong các bước sau. Mạng LSTM với các kết nối phản hồi (feedback connection) giúp khắc phục nhược điểm này.</w:t>
      </w:r>
    </w:p>
    <w:p w14:paraId="133A3C96" w14:textId="53BACF90" w:rsidR="00017377" w:rsidRDefault="00017377" w:rsidP="00C44487">
      <w:r>
        <w:lastRenderedPageBreak/>
        <w:t>Mạng LSTM có thể bao gồm nhiều tế bào LSTM (LSTM memory cell) liên kết với nhau và kiến trúc cụ thể của mỗi tế bào. Ý tưởng của LSTM là bổ sung thêm trạng thái bên trong tế bào (cell internal state) s</w:t>
      </w:r>
      <w:r>
        <w:rPr>
          <w:vertAlign w:val="subscript"/>
        </w:rPr>
        <w:t>t</w:t>
      </w:r>
      <w:r>
        <w:t xml:space="preserve"> và 3 cổng sàng lọc các thông tin đầu vào và đầu ra cho tế bào bao gồm forget gate f</w:t>
      </w:r>
      <w:r>
        <w:rPr>
          <w:vertAlign w:val="subscript"/>
        </w:rPr>
        <w:t>t</w:t>
      </w:r>
      <w:r>
        <w:t>, input gate i</w:t>
      </w:r>
      <w:r>
        <w:rPr>
          <w:vertAlign w:val="subscript"/>
        </w:rPr>
        <w:t>t</w:t>
      </w:r>
      <w:r>
        <w:t xml:space="preserve"> và output gate o</w:t>
      </w:r>
      <w:r>
        <w:rPr>
          <w:vertAlign w:val="subscript"/>
        </w:rPr>
        <w:t>t</w:t>
      </w:r>
      <w:r>
        <w:t>. Tại mỗi bước thời gian t, các cổng đều lần lượt nhận giá trị đầu vào x</w:t>
      </w:r>
      <w:r>
        <w:rPr>
          <w:vertAlign w:val="subscript"/>
        </w:rPr>
        <w:t>t</w:t>
      </w:r>
      <w:r>
        <w:t xml:space="preserve"> (đại diện cho một phần tử trong chuỗi đầu vào) và giá trị h</w:t>
      </w:r>
      <w:r>
        <w:rPr>
          <w:vertAlign w:val="subscript"/>
        </w:rPr>
        <w:t>t-1</w:t>
      </w:r>
      <w:r>
        <w:t xml:space="preserve"> có được từ đầu ra của memory cell từ bước thời gian trước đó t – 1. Các cổng đều đóng vai trò có nhiệm vụ sẵn sàng lọc thông tin với mục đích khác nhau:</w:t>
      </w:r>
    </w:p>
    <w:p w14:paraId="3C330D3A" w14:textId="21A0DF62" w:rsidR="00017377" w:rsidRPr="00AF5032" w:rsidRDefault="00017377" w:rsidP="00AF5032">
      <w:pPr>
        <w:pStyle w:val="ListParagraph"/>
        <w:numPr>
          <w:ilvl w:val="0"/>
          <w:numId w:val="32"/>
        </w:numPr>
        <w:rPr>
          <w:bCs/>
        </w:rPr>
      </w:pPr>
      <w:r w:rsidRPr="00AF5032">
        <w:rPr>
          <w:bCs/>
        </w:rPr>
        <w:t>Forget gate: Có nhiệm vụ loại bỏ những thông tin không cần thiết được nhận khỏi cell internal state.</w:t>
      </w:r>
    </w:p>
    <w:p w14:paraId="0D8F2F88" w14:textId="1D45250E" w:rsidR="00017377" w:rsidRPr="00AF5032" w:rsidRDefault="00017377" w:rsidP="00AF5032">
      <w:pPr>
        <w:pStyle w:val="ListParagraph"/>
        <w:numPr>
          <w:ilvl w:val="0"/>
          <w:numId w:val="32"/>
        </w:numPr>
        <w:rPr>
          <w:bCs/>
        </w:rPr>
      </w:pPr>
      <w:r w:rsidRPr="00AF5032">
        <w:rPr>
          <w:bCs/>
        </w:rPr>
        <w:t>Input gate: Có nhiệm vụ chọn lọc những thông tin cần thiết nào được thêm vào cell internal state.</w:t>
      </w:r>
    </w:p>
    <w:p w14:paraId="491F367E" w14:textId="2CD7872B" w:rsidR="00017377" w:rsidRPr="00AF5032" w:rsidRDefault="00017377" w:rsidP="00AF5032">
      <w:pPr>
        <w:pStyle w:val="ListParagraph"/>
        <w:numPr>
          <w:ilvl w:val="0"/>
          <w:numId w:val="32"/>
        </w:numPr>
        <w:rPr>
          <w:bCs/>
        </w:rPr>
      </w:pPr>
      <w:r w:rsidRPr="00AF5032">
        <w:rPr>
          <w:bCs/>
        </w:rPr>
        <w:t>Output gate: Có nhiệm vụ xác định những thông tin nào từ cell internal state được sử dụng như đầu ra.</w:t>
      </w:r>
    </w:p>
    <w:p w14:paraId="4D7A618E" w14:textId="77777777" w:rsidR="00017377" w:rsidRDefault="00017377" w:rsidP="00DA461A">
      <w:pPr>
        <w:pStyle w:val="Heading3"/>
      </w:pPr>
      <w:bookmarkStart w:id="61" w:name="_heading=h.i0etejylidyr" w:colFirst="0" w:colLast="0"/>
      <w:bookmarkStart w:id="62" w:name="_Toc135856816"/>
      <w:bookmarkEnd w:id="61"/>
      <w:r>
        <w:t>2.2.2. Các bước trích xuất đặc trưng ảnh từ mô hình LSTM</w:t>
      </w:r>
      <w:bookmarkEnd w:id="62"/>
    </w:p>
    <w:p w14:paraId="6AFD5FFF" w14:textId="09EFBCFC" w:rsidR="00017377" w:rsidRDefault="00017377" w:rsidP="00C44487">
      <w:r>
        <w:t>Mô hình LSTM được sử dụng để trích xuất đặc trưng của ảnh. Quá trình này bao gồm các bước sau:</w:t>
      </w:r>
    </w:p>
    <w:p w14:paraId="1558AA8E" w14:textId="47EFE55A" w:rsidR="00017377" w:rsidRDefault="00017377" w:rsidP="00C44487">
      <w:r>
        <w:t>Đầu vào của mô hình là các ảnh RGB, được chuyển đổi thành định dạng grayscale và kích thước đồng nhất.</w:t>
      </w:r>
    </w:p>
    <w:p w14:paraId="0593D93D" w14:textId="4EB8E7DC" w:rsidR="00017377" w:rsidRDefault="00017377" w:rsidP="00C44487">
      <w:r>
        <w:t>Ảnh được chia thành các patch (vùng hình chữ nhật) với kích thước và bước nhảy được xác định trước.</w:t>
      </w:r>
    </w:p>
    <w:p w14:paraId="1401AFDC" w14:textId="55CB0DAB" w:rsidR="00017377" w:rsidRDefault="00017377" w:rsidP="00C44487">
      <w:r>
        <w:t>Mỗi patch được đưa vào một mạng LSTM, trong đó mỗi ô của mạng LSTM tương ứng với một vị trí trong patch.</w:t>
      </w:r>
    </w:p>
    <w:p w14:paraId="1FC45554" w14:textId="5588AADE" w:rsidR="00017377" w:rsidRDefault="00017377" w:rsidP="00C44487">
      <w:r>
        <w:t xml:space="preserve">Quá trình huấn luyện mạng LSTM được sử dụng để học các đặc trưng ẩn của từng patch. Các đặc trưng này có thể được xem như là một vectơ số học, được truyền đến một mạng Fully Connected để phân loại. </w:t>
      </w:r>
      <w:hyperlink w:anchor="bookmark=id.nx9efqt3tzjk">
        <w:r>
          <w:rPr>
            <w:color w:val="1155CC"/>
            <w:u w:val="single"/>
          </w:rPr>
          <w:t>[54]</w:t>
        </w:r>
      </w:hyperlink>
    </w:p>
    <w:p w14:paraId="4A0A3927" w14:textId="77777777" w:rsidR="00017377" w:rsidRDefault="00017377" w:rsidP="00DA461A">
      <w:pPr>
        <w:pStyle w:val="Heading2"/>
      </w:pPr>
      <w:bookmarkStart w:id="63" w:name="_heading=h.ow7tnxc163xe" w:colFirst="0" w:colLast="0"/>
      <w:bookmarkStart w:id="64" w:name="_Toc135856817"/>
      <w:bookmarkEnd w:id="63"/>
      <w:r>
        <w:lastRenderedPageBreak/>
        <w:t>2.5. Mô hình resNet50</w:t>
      </w:r>
      <w:bookmarkEnd w:id="64"/>
    </w:p>
    <w:p w14:paraId="053F6B82" w14:textId="77777777" w:rsidR="00017377" w:rsidRDefault="00017377" w:rsidP="00DA461A">
      <w:pPr>
        <w:pStyle w:val="Heading3"/>
      </w:pPr>
      <w:bookmarkStart w:id="65" w:name="_heading=h.4pxxd5c26wt9" w:colFirst="0" w:colLast="0"/>
      <w:bookmarkStart w:id="66" w:name="_Toc135856818"/>
      <w:bookmarkEnd w:id="65"/>
      <w:r>
        <w:t>2.5.1. Định nghĩa</w:t>
      </w:r>
      <w:bookmarkEnd w:id="66"/>
    </w:p>
    <w:p w14:paraId="6D0C01A3" w14:textId="24D5BFF2" w:rsidR="00017377" w:rsidRDefault="00017377" w:rsidP="00C44487">
      <w:r>
        <w:t xml:space="preserve">ResNet50 là một phiên bản của mô hình ResNet, với 50 lớp tích chập và được huấn luyện trên tập dữ liệu ImageNet. Mô hình sử dụng kiến trúc mạng nơ-ron </w:t>
      </w:r>
      <w:r w:rsidR="00AF5032">
        <w:t>học</w:t>
      </w:r>
      <w:r>
        <w:t xml:space="preserve"> sâu, với các khối residual để giúp mô hình học được những đặc trưng phức tạp của ảnh.</w:t>
      </w:r>
    </w:p>
    <w:p w14:paraId="00A7B8E3" w14:textId="77777777" w:rsidR="00017377" w:rsidRDefault="00017377" w:rsidP="00C44487">
      <w:r>
        <w:t xml:space="preserve">Đặc điểm của ResNet50 là sử dụng các khối residual để giảm thiểu sự triệt tiêu độ sâu, giúp cho việc huấn luyện các mô hình sâu trở nên dễ dàng hơn. Ngoài ra, ResNet50 cũng sử dụng kỹ thuật "bottleneck" để giảm chi phí tính toán và kích thước mô hình, đồng thời tăng tính hiệu quả của mô hình. </w:t>
      </w:r>
      <w:hyperlink w:anchor="bookmark=id.gii3y6yagsp5">
        <w:r>
          <w:rPr>
            <w:color w:val="1155CC"/>
            <w:u w:val="single"/>
          </w:rPr>
          <w:t>[27]</w:t>
        </w:r>
      </w:hyperlink>
    </w:p>
    <w:p w14:paraId="3D6C9AE1" w14:textId="77777777" w:rsidR="00017377" w:rsidRDefault="00017377" w:rsidP="00DA461A">
      <w:pPr>
        <w:pStyle w:val="Heading3"/>
      </w:pPr>
      <w:bookmarkStart w:id="67" w:name="_heading=h.5zxogq5oa0xs" w:colFirst="0" w:colLast="0"/>
      <w:bookmarkStart w:id="68" w:name="_Toc135856819"/>
      <w:bookmarkEnd w:id="67"/>
      <w:r>
        <w:t>2.5.2 Kiến trúc mạng ResNet</w:t>
      </w:r>
      <w:bookmarkEnd w:id="68"/>
    </w:p>
    <w:p w14:paraId="0A7E8F59" w14:textId="28CBC2CB" w:rsidR="00017377" w:rsidRDefault="00017377" w:rsidP="00C44487">
      <w:r>
        <w:rPr>
          <w:highlight w:val="white"/>
        </w:rPr>
        <w:t>Giải pháp mà ResNet đưa ra là sử dụng kết nối "tắt" đồng nhất để xuyên qua một hay nhiều lớp. Một khối như vậy được gọi là một Residual Block, như trong hình sau:</w:t>
      </w:r>
      <w:r>
        <w:t xml:space="preserve"> </w:t>
      </w:r>
      <w:r w:rsidR="009952DA">
        <w:rPr>
          <w:noProof/>
        </w:rPr>
        <mc:AlternateContent>
          <mc:Choice Requires="wps">
            <w:drawing>
              <wp:anchor distT="0" distB="0" distL="114300" distR="114300" simplePos="0" relativeHeight="251687936" behindDoc="0" locked="0" layoutInCell="1" allowOverlap="1" wp14:anchorId="434D6B86" wp14:editId="27D7FE3E">
                <wp:simplePos x="0" y="0"/>
                <wp:positionH relativeFrom="column">
                  <wp:posOffset>536575</wp:posOffset>
                </wp:positionH>
                <wp:positionV relativeFrom="paragraph">
                  <wp:posOffset>3446145</wp:posOffset>
                </wp:positionV>
                <wp:extent cx="3967480" cy="635"/>
                <wp:effectExtent l="0" t="0" r="0" b="0"/>
                <wp:wrapTopAndBottom/>
                <wp:docPr id="303771867" name="Text Box 1"/>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1407CC85" w14:textId="42CB50B6" w:rsidR="009952DA" w:rsidRPr="00281357" w:rsidRDefault="009952DA" w:rsidP="009952DA">
                            <w:pPr>
                              <w:pStyle w:val="Caption"/>
                              <w:rPr>
                                <w:sz w:val="26"/>
                                <w:szCs w:val="24"/>
                              </w:rPr>
                            </w:pPr>
                            <w:bookmarkStart w:id="69" w:name="_Toc135856860"/>
                            <w:r>
                              <w:t>Hình 2.</w:t>
                            </w:r>
                            <w:fldSimple w:instr=" SEQ Hình_2._ \* ARABIC ">
                              <w:r w:rsidR="00120C7E">
                                <w:rPr>
                                  <w:noProof/>
                                </w:rPr>
                                <w:t>6</w:t>
                              </w:r>
                            </w:fldSimple>
                            <w:r>
                              <w:t xml:space="preserve"> </w:t>
                            </w:r>
                            <w:r w:rsidRPr="00034C79">
                              <w:t>Single Residual Block.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D6B86" id="_x0000_s1029" type="#_x0000_t202" style="position:absolute;left:0;text-align:left;margin-left:42.25pt;margin-top:271.35pt;width:312.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2TLGgIAAD8EAAAOAAAAZHJzL2Uyb0RvYy54bWysU99v0zAQfkfif7D8TtNuU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X1p/nH9zfkkuSbX3+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" stroked="f">
                <v:textbox style="mso-fit-shape-to-text:t" inset="0,0,0,0">
                  <w:txbxContent>
                    <w:p w14:paraId="1407CC85" w14:textId="42CB50B6" w:rsidR="009952DA" w:rsidRPr="00281357" w:rsidRDefault="009952DA" w:rsidP="009952DA">
                      <w:pPr>
                        <w:pStyle w:val="Caption"/>
                        <w:rPr>
                          <w:sz w:val="26"/>
                          <w:szCs w:val="24"/>
                        </w:rPr>
                      </w:pPr>
                      <w:bookmarkStart w:id="70" w:name="_Toc135856860"/>
                      <w:r>
                        <w:t>Hình 2.</w:t>
                      </w:r>
                      <w:fldSimple w:instr=" SEQ Hình_2._ \* ARABIC ">
                        <w:r w:rsidR="00120C7E">
                          <w:rPr>
                            <w:noProof/>
                          </w:rPr>
                          <w:t>6</w:t>
                        </w:r>
                      </w:fldSimple>
                      <w:r>
                        <w:t xml:space="preserve"> </w:t>
                      </w:r>
                      <w:r w:rsidRPr="00034C79">
                        <w:t>Single Residual Block.</w:t>
                      </w:r>
                      <w:bookmarkEnd w:id="70"/>
                    </w:p>
                  </w:txbxContent>
                </v:textbox>
                <w10:wrap type="topAndBottom"/>
              </v:shape>
            </w:pict>
          </mc:Fallback>
        </mc:AlternateContent>
      </w:r>
      <w:r>
        <w:rPr>
          <w:noProof/>
        </w:rPr>
        <w:drawing>
          <wp:anchor distT="0" distB="0" distL="114300" distR="114300" simplePos="0" relativeHeight="251618304" behindDoc="0" locked="0" layoutInCell="1" hidden="0" allowOverlap="1" wp14:anchorId="3C3F957B" wp14:editId="6E5657D6">
            <wp:simplePos x="0" y="0"/>
            <wp:positionH relativeFrom="column">
              <wp:posOffset>536575</wp:posOffset>
            </wp:positionH>
            <wp:positionV relativeFrom="paragraph">
              <wp:posOffset>875030</wp:posOffset>
            </wp:positionV>
            <wp:extent cx="3967480" cy="2513965"/>
            <wp:effectExtent l="0" t="0" r="0" b="0"/>
            <wp:wrapTopAndBottom distT="0" distB="0"/>
            <wp:docPr id="1708272391" name="image7.png" descr="A diagram of a 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91" name="image7.png" descr="A diagram of a diagram&#10;&#10;Description automatically generated with low confidence"/>
                    <pic:cNvPicPr preferRelativeResize="0"/>
                  </pic:nvPicPr>
                  <pic:blipFill>
                    <a:blip r:embed="rId33"/>
                    <a:srcRect/>
                    <a:stretch>
                      <a:fillRect/>
                    </a:stretch>
                  </pic:blipFill>
                  <pic:spPr>
                    <a:xfrm>
                      <a:off x="0" y="0"/>
                      <a:ext cx="3967480" cy="2513965"/>
                    </a:xfrm>
                    <a:prstGeom prst="rect">
                      <a:avLst/>
                    </a:prstGeom>
                    <a:ln/>
                  </pic:spPr>
                </pic:pic>
              </a:graphicData>
            </a:graphic>
          </wp:anchor>
        </w:drawing>
      </w:r>
    </w:p>
    <w:p w14:paraId="51F39E7F" w14:textId="77777777" w:rsidR="00B07574" w:rsidRPr="00B07574" w:rsidRDefault="00B07574" w:rsidP="00B07574">
      <w:bookmarkStart w:id="71" w:name="_heading=h.6c0rc8asapzo" w:colFirst="0" w:colLast="0"/>
      <w:bookmarkEnd w:id="71"/>
      <w:r w:rsidRPr="00B07574">
        <w:t>ResNet (Residual Network) là một kiến trúc mạng neural sâu được đề xuất nhằm giải quyết vấn đề của độ sâu trong việc huấn luyện mạng. Kiến trúc này giúp giảm hiện tượng biến mất đạo hàm và tăng khả năng học các đặc trưng phức tạp.</w:t>
      </w:r>
    </w:p>
    <w:p w14:paraId="0A144ECC" w14:textId="37FC52FB" w:rsidR="00B07574" w:rsidRPr="00B07574" w:rsidRDefault="00B07574" w:rsidP="00B07574">
      <w:r w:rsidRPr="00B07574">
        <w:t xml:space="preserve">Kiến trúc ResNet còn sử dụng các khối Residual Block được xếp chồng lên nhau và trở thành các tầng (layer) trong mạng. Ngoài ra, để giảm kích thước của đầu ra và </w:t>
      </w:r>
      <w:r w:rsidRPr="00B07574">
        <w:lastRenderedPageBreak/>
        <w:t>tăng số lượng đặc trưng, mạng cũng sử dụng các lớp gộp (pooling layer) và lớp tích chập với bước nhảy (stride convolution).</w:t>
      </w:r>
    </w:p>
    <w:p w14:paraId="481FA7B9" w14:textId="72A69A1A" w:rsidR="00B07574" w:rsidRPr="00B07574" w:rsidRDefault="00B07574" w:rsidP="00B07574">
      <w:r w:rsidRPr="00B07574">
        <w:t xml:space="preserve">Với kiến trúc này, ResNet đã chứng minh khả năng huấn luyện </w:t>
      </w:r>
      <w:r>
        <w:t xml:space="preserve">mạng </w:t>
      </w:r>
      <w:r w:rsidRPr="00B07574">
        <w:t>sâu hiệu quả, vượt qua được vấn</w:t>
      </w:r>
      <w:r>
        <w:t xml:space="preserve"> </w:t>
      </w:r>
      <w:r w:rsidRPr="00B07574">
        <w:t xml:space="preserve">độ sâu </w:t>
      </w:r>
      <w:r>
        <w:t xml:space="preserve">của ảnh </w:t>
      </w:r>
      <w:r w:rsidRPr="00B07574">
        <w:t>và mang lại kết quả tốt trong lĩnh vực thị giác máy tính, như nhận dạng đối tượng và phân loại ảnh.</w:t>
      </w:r>
    </w:p>
    <w:p w14:paraId="09D1F6A3" w14:textId="7114CEEA" w:rsidR="00017377" w:rsidRDefault="00017377" w:rsidP="00C44487">
      <w:r>
        <w:t>2.5.3. Xây dựng mạng ResNet-50</w:t>
      </w:r>
      <w:r w:rsidR="009952DA">
        <w:rPr>
          <w:noProof/>
        </w:rPr>
        <mc:AlternateContent>
          <mc:Choice Requires="wps">
            <w:drawing>
              <wp:anchor distT="0" distB="0" distL="114300" distR="114300" simplePos="0" relativeHeight="251692032" behindDoc="0" locked="0" layoutInCell="1" allowOverlap="1" wp14:anchorId="4652D0F5" wp14:editId="4CCE4F57">
                <wp:simplePos x="0" y="0"/>
                <wp:positionH relativeFrom="column">
                  <wp:posOffset>1270</wp:posOffset>
                </wp:positionH>
                <wp:positionV relativeFrom="paragraph">
                  <wp:posOffset>1557020</wp:posOffset>
                </wp:positionV>
                <wp:extent cx="5579110" cy="635"/>
                <wp:effectExtent l="0" t="0" r="0" b="0"/>
                <wp:wrapTopAndBottom/>
                <wp:docPr id="1954919904" name="Text Box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926E39D" w14:textId="3FBAB94B" w:rsidR="009952DA" w:rsidRPr="00206C9B" w:rsidRDefault="009952DA" w:rsidP="009952DA">
                            <w:pPr>
                              <w:pStyle w:val="Caption"/>
                              <w:rPr>
                                <w:b/>
                                <w:sz w:val="26"/>
                              </w:rPr>
                            </w:pPr>
                            <w:bookmarkStart w:id="72" w:name="_Toc135856861"/>
                            <w:r>
                              <w:t>Hình 2.</w:t>
                            </w:r>
                            <w:fldSimple w:instr=" SEQ Hình_2._ \* ARABIC ">
                              <w:r w:rsidR="00120C7E">
                                <w:rPr>
                                  <w:noProof/>
                                </w:rPr>
                                <w:t>7</w:t>
                              </w:r>
                            </w:fldSimple>
                            <w:r>
                              <w:t xml:space="preserve"> </w:t>
                            </w:r>
                            <w:r w:rsidRPr="00A565C0">
                              <w:t>Kiến trúc mạng ResNet50.</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2D0F5" id="_x0000_s1030" type="#_x0000_t202" style="position:absolute;left:0;text-align:left;margin-left:.1pt;margin-top:122.6pt;width:439.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" stroked="f">
                <v:textbox style="mso-fit-shape-to-text:t" inset="0,0,0,0">
                  <w:txbxContent>
                    <w:p w14:paraId="5926E39D" w14:textId="3FBAB94B" w:rsidR="009952DA" w:rsidRPr="00206C9B" w:rsidRDefault="009952DA" w:rsidP="009952DA">
                      <w:pPr>
                        <w:pStyle w:val="Caption"/>
                        <w:rPr>
                          <w:b/>
                          <w:sz w:val="26"/>
                        </w:rPr>
                      </w:pPr>
                      <w:bookmarkStart w:id="73" w:name="_Toc135856861"/>
                      <w:r>
                        <w:t>Hình 2.</w:t>
                      </w:r>
                      <w:fldSimple w:instr=" SEQ Hình_2._ \* ARABIC ">
                        <w:r w:rsidR="00120C7E">
                          <w:rPr>
                            <w:noProof/>
                          </w:rPr>
                          <w:t>7</w:t>
                        </w:r>
                      </w:fldSimple>
                      <w:r>
                        <w:t xml:space="preserve"> </w:t>
                      </w:r>
                      <w:r w:rsidRPr="00A565C0">
                        <w:t>Kiến trúc mạng ResNet50.</w:t>
                      </w:r>
                      <w:bookmarkEnd w:id="73"/>
                    </w:p>
                  </w:txbxContent>
                </v:textbox>
                <w10:wrap type="topAndBottom"/>
              </v:shape>
            </w:pict>
          </mc:Fallback>
        </mc:AlternateContent>
      </w:r>
      <w:r>
        <w:rPr>
          <w:noProof/>
        </w:rPr>
        <w:drawing>
          <wp:anchor distT="0" distB="0" distL="114300" distR="114300" simplePos="0" relativeHeight="251623424" behindDoc="0" locked="0" layoutInCell="1" hidden="0" allowOverlap="1" wp14:anchorId="0174A9E0" wp14:editId="73A5B709">
            <wp:simplePos x="0" y="0"/>
            <wp:positionH relativeFrom="column">
              <wp:posOffset>1272</wp:posOffset>
            </wp:positionH>
            <wp:positionV relativeFrom="paragraph">
              <wp:posOffset>318770</wp:posOffset>
            </wp:positionV>
            <wp:extent cx="5579110" cy="1181100"/>
            <wp:effectExtent l="0" t="0" r="0" b="0"/>
            <wp:wrapTopAndBottom distT="0" distB="0"/>
            <wp:docPr id="1708272394" name="image10.png" descr="A picture containing screenshot, colorfulness, graphics, graphic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708272394" name="image10.png" descr="A picture containing screenshot, colorfulness, graphics, graphic design&#10;&#10;Description automatically generated"/>
                    <pic:cNvPicPr preferRelativeResize="0"/>
                  </pic:nvPicPr>
                  <pic:blipFill>
                    <a:blip r:embed="rId34"/>
                    <a:srcRect/>
                    <a:stretch>
                      <a:fillRect/>
                    </a:stretch>
                  </pic:blipFill>
                  <pic:spPr>
                    <a:xfrm>
                      <a:off x="0" y="0"/>
                      <a:ext cx="5579110" cy="1181100"/>
                    </a:xfrm>
                    <a:prstGeom prst="rect">
                      <a:avLst/>
                    </a:prstGeom>
                    <a:ln/>
                  </pic:spPr>
                </pic:pic>
              </a:graphicData>
            </a:graphic>
          </wp:anchor>
        </w:drawing>
      </w:r>
    </w:p>
    <w:p w14:paraId="3E6BABFF" w14:textId="6A37B329" w:rsidR="00017377" w:rsidRDefault="00017377" w:rsidP="00D94224">
      <w:r>
        <w:t>"ID BLOCK" trong hình trên là viết tắt của từ Identity block và ID BLOCK x3 nghĩa là có 3 khối Identity block chồng lên nhau. Nội dung hình trên như sau:</w:t>
      </w:r>
    </w:p>
    <w:p w14:paraId="43B231A6" w14:textId="06C90E56" w:rsidR="00017377" w:rsidRDefault="00017377" w:rsidP="00D94224">
      <w:pPr>
        <w:pStyle w:val="ListParagraph"/>
        <w:numPr>
          <w:ilvl w:val="0"/>
          <w:numId w:val="35"/>
        </w:numPr>
      </w:pPr>
      <w:r>
        <w:t>Zero-padding: Input với (3,3)</w:t>
      </w:r>
    </w:p>
    <w:p w14:paraId="2627893E" w14:textId="5A1F889E" w:rsidR="00017377" w:rsidRDefault="00017377" w:rsidP="00D94224">
      <w:pPr>
        <w:pStyle w:val="ListParagraph"/>
        <w:numPr>
          <w:ilvl w:val="0"/>
          <w:numId w:val="35"/>
        </w:numPr>
      </w:pPr>
      <w:r>
        <w:t>Stage 1: Tích chập (Conv1) với 64 filters với shape</w:t>
      </w:r>
      <w:r w:rsidR="002361BD">
        <w:t xml:space="preserve"> </w:t>
      </w:r>
      <w:r>
        <w:t>(7,7), sử dụng stride (2,2). BatchNorm, Max Pooling (3,3).</w:t>
      </w:r>
    </w:p>
    <w:p w14:paraId="55C8E47E" w14:textId="72DE36D3" w:rsidR="00017377" w:rsidRDefault="00017377" w:rsidP="00D94224">
      <w:pPr>
        <w:pStyle w:val="ListParagraph"/>
        <w:numPr>
          <w:ilvl w:val="0"/>
          <w:numId w:val="35"/>
        </w:numPr>
      </w:pPr>
      <w:r>
        <w:t>Stage 2: Convolutiontal block sử dụng 3 filter với size 64x64x256, f=3, s=1. Có 2 Identity blocks với filter size 64x64x256, f=3.</w:t>
      </w:r>
    </w:p>
    <w:p w14:paraId="16F28EDE" w14:textId="1983389C" w:rsidR="00017377" w:rsidRDefault="00017377" w:rsidP="00D94224">
      <w:pPr>
        <w:pStyle w:val="ListParagraph"/>
        <w:numPr>
          <w:ilvl w:val="0"/>
          <w:numId w:val="35"/>
        </w:numPr>
      </w:pPr>
      <w:r>
        <w:t>Stage 3: Convolutional sử dụng 3 filter size 128x128x512, f=3,</w:t>
      </w:r>
      <w:r w:rsidR="002361BD">
        <w:t xml:space="preserve"> </w:t>
      </w:r>
      <w:r>
        <w:t>s=2. Có 3 Identity blocks với filter size 128x128x512, f=3.</w:t>
      </w:r>
    </w:p>
    <w:p w14:paraId="725F8CFF" w14:textId="38791E11" w:rsidR="00017377" w:rsidRDefault="00017377" w:rsidP="00D94224">
      <w:pPr>
        <w:pStyle w:val="ListParagraph"/>
        <w:numPr>
          <w:ilvl w:val="0"/>
          <w:numId w:val="35"/>
        </w:numPr>
      </w:pPr>
      <w:r>
        <w:t>Stage 4: Convolutional sử dụng 3 filter size 256x256x1024, f=3,</w:t>
      </w:r>
      <w:r w:rsidR="002361BD">
        <w:t xml:space="preserve"> </w:t>
      </w:r>
      <w:r>
        <w:t>s=2. Có 5 Identity blocks với filter size 256x256x1024, f=3.</w:t>
      </w:r>
    </w:p>
    <w:p w14:paraId="56B1153C" w14:textId="49EA317B" w:rsidR="00017377" w:rsidRDefault="00017377" w:rsidP="00D94224">
      <w:pPr>
        <w:pStyle w:val="ListParagraph"/>
        <w:numPr>
          <w:ilvl w:val="0"/>
          <w:numId w:val="35"/>
        </w:numPr>
      </w:pPr>
      <w:r>
        <w:t>Stage 5:</w:t>
      </w:r>
      <w:r w:rsidR="002361BD">
        <w:t xml:space="preserve"> </w:t>
      </w:r>
      <w:r>
        <w:t>Convolutional sử dụng 3 filter size 512x512x2048, f=3,</w:t>
      </w:r>
      <w:r w:rsidR="002361BD">
        <w:t xml:space="preserve"> </w:t>
      </w:r>
      <w:r>
        <w:t>s=2. Có 2 Identity blocks với filter size 512x512x2048, f=3.</w:t>
      </w:r>
    </w:p>
    <w:p w14:paraId="62888FB6" w14:textId="27535681" w:rsidR="00017377" w:rsidRDefault="00017377" w:rsidP="00D94224">
      <w:pPr>
        <w:pStyle w:val="ListParagraph"/>
        <w:numPr>
          <w:ilvl w:val="0"/>
          <w:numId w:val="35"/>
        </w:numPr>
      </w:pPr>
      <w:r>
        <w:t>The 2D Average Pooling: sử dụng với kích thước (2,2).</w:t>
      </w:r>
    </w:p>
    <w:p w14:paraId="2BFE2F0E" w14:textId="77777777" w:rsidR="00017377" w:rsidRDefault="00017377" w:rsidP="00D94224">
      <w:pPr>
        <w:pStyle w:val="ListParagraph"/>
        <w:numPr>
          <w:ilvl w:val="0"/>
          <w:numId w:val="35"/>
        </w:numPr>
      </w:pPr>
      <w:r>
        <w:t>The Flatten.</w:t>
      </w:r>
    </w:p>
    <w:p w14:paraId="5160022E" w14:textId="432A5420" w:rsidR="00017377" w:rsidRDefault="00017377" w:rsidP="00D94224">
      <w:pPr>
        <w:pStyle w:val="ListParagraph"/>
        <w:numPr>
          <w:ilvl w:val="0"/>
          <w:numId w:val="35"/>
        </w:numPr>
      </w:pPr>
      <w:r>
        <w:t>Fully Connected (Dense): sử dụng softmax activation.</w:t>
      </w:r>
    </w:p>
    <w:p w14:paraId="0C63F4E0" w14:textId="41FCA660" w:rsidR="00017377" w:rsidRDefault="00017377" w:rsidP="00DA461A">
      <w:pPr>
        <w:pStyle w:val="Heading2"/>
      </w:pPr>
      <w:bookmarkStart w:id="74" w:name="_heading=h.czjtd19g5753" w:colFirst="0" w:colLast="0"/>
      <w:bookmarkStart w:id="75" w:name="_heading=h.4bj2tsp7ywkv" w:colFirst="0" w:colLast="0"/>
      <w:bookmarkStart w:id="76" w:name="_Toc135856820"/>
      <w:bookmarkEnd w:id="74"/>
      <w:bookmarkEnd w:id="75"/>
      <w:r>
        <w:lastRenderedPageBreak/>
        <w:t xml:space="preserve">2.6. </w:t>
      </w:r>
      <w:r w:rsidR="00A26EDF">
        <w:t>Cây quyết định</w:t>
      </w:r>
      <w:r>
        <w:t xml:space="preserve"> (</w:t>
      </w:r>
      <w:r w:rsidR="00A26EDF">
        <w:t>Decision Tree</w:t>
      </w:r>
      <w:r>
        <w:t>)</w:t>
      </w:r>
      <w:bookmarkEnd w:id="76"/>
    </w:p>
    <w:p w14:paraId="71B5DE0F" w14:textId="77777777" w:rsidR="00017377" w:rsidRDefault="00017377" w:rsidP="00DA461A">
      <w:pPr>
        <w:pStyle w:val="Heading3"/>
      </w:pPr>
      <w:bookmarkStart w:id="77" w:name="_heading=h.bi7rtq1c48f4" w:colFirst="0" w:colLast="0"/>
      <w:bookmarkStart w:id="78" w:name="_Toc135856821"/>
      <w:bookmarkEnd w:id="77"/>
      <w:r>
        <w:t>2.6.1. Định nghĩa</w:t>
      </w:r>
      <w:bookmarkEnd w:id="78"/>
    </w:p>
    <w:p w14:paraId="6914D77D" w14:textId="04AD8C39" w:rsidR="00017377" w:rsidRDefault="00017377" w:rsidP="00C44487">
      <w:r>
        <w:t>Decision Tree là một mô hình học máy trong đó dữ liệu được phân loại hoặc dự đoán dựa trên quyết định được đưa ra từ việc tạo ra một cây quyết định logic. Cây quyết định bao gồm một loạt các nút đại diện cho các quyết định hoặc điều kiện, các nhánh đại diện cho các kết quả của các quyết định hoặc điều kiện đó, và các lá cây đại diện cho kết quả cuối cùng hoặc dự đoán.</w:t>
      </w:r>
    </w:p>
    <w:p w14:paraId="5F9BC1EE" w14:textId="77777777" w:rsidR="00017377" w:rsidRDefault="00017377" w:rsidP="00C44487">
      <w:r>
        <w:t>Người dùng có thể đi qua các nút trên cây bằng cách áp dụng các quy tắc hoặc điều kiện dựa trên các thuộc tính của dữ liệu đầu vào. Mỗi quyết định hoặc điều kiện sẽ dẫn đến một nhánh khác nhau trên cây, cho đến khi đạt được kết quả cuối cùng hoặc dự đoán.</w:t>
      </w:r>
    </w:p>
    <w:p w14:paraId="756BBA66" w14:textId="77777777" w:rsidR="00017377" w:rsidRDefault="00017377" w:rsidP="00C44487">
      <w:r>
        <w:t xml:space="preserve">Decision Tree được sử dụng trong nhiều bài toán khác nhau như phân loại và dự đoán trong học máy và khai thác dữ liệu </w:t>
      </w:r>
      <w:hyperlink w:anchor="bookmark=id.qnv1dtdx599j">
        <w:r>
          <w:rPr>
            <w:color w:val="1155CC"/>
            <w:u w:val="single"/>
          </w:rPr>
          <w:t>[29]</w:t>
        </w:r>
      </w:hyperlink>
      <w:r>
        <w:t>.</w:t>
      </w:r>
    </w:p>
    <w:p w14:paraId="40DACD52" w14:textId="77777777" w:rsidR="00017377" w:rsidRDefault="00017377" w:rsidP="00C44487">
      <w:r>
        <w:t>Mô hình cây quyết định đơn giản và dễ hiểu, giúp tạo ra các quy tắc quyết định dễ giải thích và có thể áp dụng trong nhiều lĩnh vực khác nhau. Các quyết định được thực hiện dựa trên giá trị của các thuộc tính và các ràng buộc được đặt ra trong quá trình xây dựng cây.</w:t>
      </w:r>
    </w:p>
    <w:p w14:paraId="25039CC8" w14:textId="77777777" w:rsidR="00017377" w:rsidRDefault="00017377" w:rsidP="00C44487">
      <w:r>
        <w:t xml:space="preserve">Một nguồn tham khảo phổ biến về cây quyết định là sách "Classification and Regression Trees" của Leo Breiman, Jerome Friedman, Richard Olshen và Charles Stone. Được xuất bản vào năm 1984, sách này tập trung vào mô hình CART (Classification and Regression Trees) </w:t>
      </w:r>
      <w:hyperlink w:anchor="bookmark=id.erua0ob7hpo7">
        <w:r>
          <w:rPr>
            <w:color w:val="1155CC"/>
            <w:u w:val="single"/>
          </w:rPr>
          <w:t>[30]</w:t>
        </w:r>
      </w:hyperlink>
      <w:r>
        <w:t xml:space="preserve"> và cung cấp các thuật toán chi tiết để xây dựng cây quyết định trong cả hai trường hợp phân loại và hồi quy. Sách này đã trở thành một tài liệu cơ bản trong lĩnh vực cây quyết định và có sự ảnh hưởng lớn trong cộng đồng học máy </w:t>
      </w:r>
      <w:hyperlink w:anchor="bookmark=id.hydemtru2r6d">
        <w:r>
          <w:rPr>
            <w:color w:val="1155CC"/>
            <w:u w:val="single"/>
          </w:rPr>
          <w:t>[31]</w:t>
        </w:r>
      </w:hyperlink>
      <w:r>
        <w:t>.</w:t>
      </w:r>
    </w:p>
    <w:p w14:paraId="16A25DE8" w14:textId="04AD8C39" w:rsidR="00017377" w:rsidRDefault="00017377" w:rsidP="00DA461A">
      <w:pPr>
        <w:pStyle w:val="Heading3"/>
      </w:pPr>
      <w:bookmarkStart w:id="79" w:name="_heading=h.ea19pgmrzifu" w:colFirst="0" w:colLast="0"/>
      <w:bookmarkStart w:id="80" w:name="_Toc135856822"/>
      <w:bookmarkEnd w:id="79"/>
      <w:r>
        <w:t>2.6.2. Mô hình cây quyết định</w:t>
      </w:r>
      <w:bookmarkEnd w:id="80"/>
    </w:p>
    <w:p w14:paraId="6DF93810" w14:textId="42559347" w:rsidR="00017377" w:rsidRDefault="00017377" w:rsidP="00C44487">
      <w:r>
        <w:t xml:space="preserve">Một trong những kỹ thuật được sử dụng rộng rãi trong khai phá dữ liệu là hệ thống tạo ra bộ phân loại </w:t>
      </w:r>
      <w:hyperlink w:anchor="bookmark=id.gerkn9ppnpm2">
        <w:r>
          <w:rPr>
            <w:color w:val="1155CC"/>
            <w:u w:val="single"/>
          </w:rPr>
          <w:t>[32]</w:t>
        </w:r>
      </w:hyperlink>
      <w:r>
        <w:t xml:space="preserve">. Trong khai phá dữ liệu, thuật toán phân loại có khả năng xử </w:t>
      </w:r>
      <w:r>
        <w:lastRenderedPageBreak/>
        <w:t xml:space="preserve">lý một lượng thông tin lớn. Nó có thể được sử dụng để đưa ra giả định về tên lớp phân loại, phân loại kiến thức dựa trên các tập huấn luyện và nhãn lớp, và phân loại dữ liệu mới thu được </w:t>
      </w:r>
      <w:hyperlink w:anchor="bookmark=id.24ag4x3x05ba">
        <w:r>
          <w:rPr>
            <w:color w:val="1155CC"/>
            <w:u w:val="single"/>
          </w:rPr>
          <w:t>[33]</w:t>
        </w:r>
      </w:hyperlink>
      <w:r>
        <w:t xml:space="preserve">. Trong học máy, thuật toán phân loại chứa nhiều thuật toán, và trong công trình này, bài báo tập trung vào thuật toán cây quyết định nói </w:t>
      </w:r>
      <w:r w:rsidR="009952DA">
        <w:rPr>
          <w:noProof/>
        </w:rPr>
        <mc:AlternateContent>
          <mc:Choice Requires="wps">
            <w:drawing>
              <wp:anchor distT="0" distB="0" distL="114300" distR="114300" simplePos="0" relativeHeight="251696128" behindDoc="0" locked="0" layoutInCell="1" allowOverlap="1" wp14:anchorId="67FFDCB0" wp14:editId="53E1F7FE">
                <wp:simplePos x="0" y="0"/>
                <wp:positionH relativeFrom="column">
                  <wp:posOffset>808990</wp:posOffset>
                </wp:positionH>
                <wp:positionV relativeFrom="paragraph">
                  <wp:posOffset>3761740</wp:posOffset>
                </wp:positionV>
                <wp:extent cx="3953510" cy="635"/>
                <wp:effectExtent l="0" t="0" r="0" b="0"/>
                <wp:wrapTopAndBottom/>
                <wp:docPr id="133480674" name="Text Box 1"/>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wps:spPr>
                      <wps:txbx>
                        <w:txbxContent>
                          <w:p w14:paraId="050380DB" w14:textId="7BE3972A" w:rsidR="009952DA" w:rsidRPr="003912B3" w:rsidRDefault="009952DA" w:rsidP="009952DA">
                            <w:pPr>
                              <w:pStyle w:val="Caption"/>
                              <w:rPr>
                                <w:sz w:val="26"/>
                                <w:szCs w:val="24"/>
                              </w:rPr>
                            </w:pPr>
                            <w:bookmarkStart w:id="81" w:name="_Toc135856862"/>
                            <w:r>
                              <w:t>Hình 2.</w:t>
                            </w:r>
                            <w:fldSimple w:instr=" SEQ Hình_2._ \* ARABIC ">
                              <w:r w:rsidR="00120C7E">
                                <w:rPr>
                                  <w:noProof/>
                                </w:rPr>
                                <w:t>8</w:t>
                              </w:r>
                            </w:fldSimple>
                            <w:r>
                              <w:t xml:space="preserve"> </w:t>
                            </w:r>
                            <w:r w:rsidRPr="00434545">
                              <w:t>Decision Tree [34]</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FDCB0" id="_x0000_s1031" type="#_x0000_t202" style="position:absolute;left:0;text-align:left;margin-left:63.7pt;margin-top:296.2pt;width:31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" stroked="f">
                <v:textbox style="mso-fit-shape-to-text:t" inset="0,0,0,0">
                  <w:txbxContent>
                    <w:p w14:paraId="050380DB" w14:textId="7BE3972A" w:rsidR="009952DA" w:rsidRPr="003912B3" w:rsidRDefault="009952DA" w:rsidP="009952DA">
                      <w:pPr>
                        <w:pStyle w:val="Caption"/>
                        <w:rPr>
                          <w:sz w:val="26"/>
                          <w:szCs w:val="24"/>
                        </w:rPr>
                      </w:pPr>
                      <w:bookmarkStart w:id="82" w:name="_Toc135856862"/>
                      <w:r>
                        <w:t>Hình 2.</w:t>
                      </w:r>
                      <w:fldSimple w:instr=" SEQ Hình_2._ \* ARABIC ">
                        <w:r w:rsidR="00120C7E">
                          <w:rPr>
                            <w:noProof/>
                          </w:rPr>
                          <w:t>8</w:t>
                        </w:r>
                      </w:fldSimple>
                      <w:r>
                        <w:t xml:space="preserve"> </w:t>
                      </w:r>
                      <w:r w:rsidRPr="00434545">
                        <w:t>Decision Tree [34]</w:t>
                      </w:r>
                      <w:bookmarkEnd w:id="82"/>
                    </w:p>
                  </w:txbxContent>
                </v:textbox>
                <w10:wrap type="topAndBottom"/>
              </v:shape>
            </w:pict>
          </mc:Fallback>
        </mc:AlternateContent>
      </w:r>
      <w:r w:rsidR="009952DA">
        <w:rPr>
          <w:noProof/>
        </w:rPr>
        <w:drawing>
          <wp:anchor distT="0" distB="0" distL="114300" distR="114300" simplePos="0" relativeHeight="251631616" behindDoc="0" locked="0" layoutInCell="1" hidden="0" allowOverlap="1" wp14:anchorId="376BCB1C" wp14:editId="52023909">
            <wp:simplePos x="0" y="0"/>
            <wp:positionH relativeFrom="margin">
              <wp:align>center</wp:align>
            </wp:positionH>
            <wp:positionV relativeFrom="paragraph">
              <wp:posOffset>1103630</wp:posOffset>
            </wp:positionV>
            <wp:extent cx="3953510" cy="2600960"/>
            <wp:effectExtent l="0" t="0" r="8890" b="8890"/>
            <wp:wrapTopAndBottom distT="0" distB="0"/>
            <wp:docPr id="1708272397" name="image11.png" descr="A diagram of a tre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97" name="image11.png" descr="A diagram of a tree&#10;&#10;Description automatically generated with low confidence"/>
                    <pic:cNvPicPr preferRelativeResize="0"/>
                  </pic:nvPicPr>
                  <pic:blipFill>
                    <a:blip r:embed="rId35"/>
                    <a:srcRect/>
                    <a:stretch>
                      <a:fillRect/>
                    </a:stretch>
                  </pic:blipFill>
                  <pic:spPr>
                    <a:xfrm>
                      <a:off x="0" y="0"/>
                      <a:ext cx="3953510" cy="2600960"/>
                    </a:xfrm>
                    <a:prstGeom prst="rect">
                      <a:avLst/>
                    </a:prstGeom>
                    <a:ln/>
                  </pic:spPr>
                </pic:pic>
              </a:graphicData>
            </a:graphic>
          </wp:anchor>
        </w:drawing>
      </w:r>
      <w:r>
        <w:t xml:space="preserve">chung. Hình </w:t>
      </w:r>
      <w:r>
        <w:rPr>
          <w:sz w:val="28"/>
          <w:szCs w:val="28"/>
        </w:rPr>
        <w:t xml:space="preserve">9 </w:t>
      </w:r>
      <w:r>
        <w:t>mô tả cấu trúc của cây quyết định (DT).</w:t>
      </w:r>
    </w:p>
    <w:p w14:paraId="562DA407" w14:textId="7E1D5589" w:rsidR="00017377" w:rsidRDefault="00017377" w:rsidP="00C44487">
      <w:r>
        <w:t xml:space="preserve">Cây quyết định là một trong những phương pháp mạnh mẽ thông thường được sử dụng trong các lĩnh vực khác nhau, như học máy, xử lý hình ảnh và nhận dạng mẫu </w:t>
      </w:r>
      <w:hyperlink w:anchor="bookmark=id.trwk7i36hjdt">
        <w:r>
          <w:rPr>
            <w:color w:val="1155CC"/>
            <w:u w:val="single"/>
          </w:rPr>
          <w:t>[35]</w:t>
        </w:r>
      </w:hyperlink>
      <w:r>
        <w:t xml:space="preserve">. Cây quyết định là một mô hình liên tục kết hợp một loạt các kiểm tra cơ bản một cách hiệu quả và nhất quán, trong đó mỗi kiểm tra so sánh một đặc trưng số với một ngưỡng giá trị </w:t>
      </w:r>
      <w:hyperlink w:anchor="bookmark=id.yd8zy48qnk86">
        <w:r>
          <w:rPr>
            <w:color w:val="1155CC"/>
            <w:u w:val="single"/>
          </w:rPr>
          <w:t>[36]</w:t>
        </w:r>
      </w:hyperlink>
      <w:r>
        <w:t xml:space="preserve">. Các quy tắc khái niệm dễ dàng được xây dựng hơn so với trọng số số học trong mạng neural của các kết nối giữa các nút </w:t>
      </w:r>
      <w:hyperlink w:anchor="bookmark=id.glyuvimxgntq">
        <w:r>
          <w:rPr>
            <w:color w:val="1155CC"/>
            <w:u w:val="single"/>
          </w:rPr>
          <w:t>[37</w:t>
        </w:r>
      </w:hyperlink>
      <w:r>
        <w:t xml:space="preserve">, </w:t>
      </w:r>
      <w:hyperlink w:anchor="bookmark=id.cr7maud6tmuo">
        <w:r>
          <w:rPr>
            <w:color w:val="1155CC"/>
            <w:u w:val="single"/>
          </w:rPr>
          <w:t>38]</w:t>
        </w:r>
      </w:hyperlink>
      <w:r>
        <w:t xml:space="preserve">. Thông thường, cây quyết định được sử dụng cho mục đích nhóm hóa. Hơn nữa, cây quyết định là một mô hình phân loại thường được sử dụng trong Khai phá dữ liệu </w:t>
      </w:r>
      <w:hyperlink w:anchor="bookmark=id.5n881hkirtpo">
        <w:r>
          <w:rPr>
            <w:color w:val="1155CC"/>
            <w:u w:val="single"/>
          </w:rPr>
          <w:t>[39]</w:t>
        </w:r>
      </w:hyperlink>
      <w:r>
        <w:t xml:space="preserve">. Các nút và nhánh được tạo thành từ mỗi cây. Mỗi nút đại diện cho các đặc trưng trong một danh mục cần được phân loại và mỗi tập con xác định một giá trị mà nút có thể nhận </w:t>
      </w:r>
      <w:hyperlink w:anchor="bookmark=id.eq0njlw5luw8">
        <w:r>
          <w:rPr>
            <w:color w:val="1155CC"/>
            <w:u w:val="single"/>
          </w:rPr>
          <w:t>[40</w:t>
        </w:r>
      </w:hyperlink>
      <w:r>
        <w:t xml:space="preserve">, </w:t>
      </w:r>
      <w:hyperlink w:anchor="bookmark=id.7ivvus9o1r9r">
        <w:r>
          <w:rPr>
            <w:color w:val="1155CC"/>
            <w:u w:val="single"/>
          </w:rPr>
          <w:t>41]</w:t>
        </w:r>
      </w:hyperlink>
      <w:r>
        <w:t xml:space="preserve">. Do tính đơn giản trong phân tích và độ chính xác đối với nhiều dạng dữ liệu khác nhau, cây quyết định đã tìm thấy nhiều lĩnh vực ứng dụng </w:t>
      </w:r>
      <w:hyperlink w:anchor="bookmark=id.bwse896v6jfx">
        <w:r>
          <w:rPr>
            <w:color w:val="1155CC"/>
            <w:u w:val="single"/>
          </w:rPr>
          <w:t>[42]</w:t>
        </w:r>
      </w:hyperlink>
      <w:r>
        <w:t xml:space="preserve">. </w:t>
      </w:r>
    </w:p>
    <w:p w14:paraId="2FFA779C" w14:textId="5A860F08" w:rsidR="00017377" w:rsidRDefault="00017377" w:rsidP="00D94224">
      <w:pPr>
        <w:pStyle w:val="Caption"/>
      </w:pPr>
      <w:r>
        <w:lastRenderedPageBreak/>
        <w:t>Hình 10 cho thấy một ví dụ về cây quyết định.</w:t>
      </w:r>
      <w:r w:rsidR="009952DA">
        <w:rPr>
          <w:noProof/>
        </w:rPr>
        <mc:AlternateContent>
          <mc:Choice Requires="wps">
            <w:drawing>
              <wp:anchor distT="0" distB="0" distL="114300" distR="114300" simplePos="0" relativeHeight="251700224" behindDoc="0" locked="0" layoutInCell="1" allowOverlap="1" wp14:anchorId="63FB9A0B" wp14:editId="46F4BD26">
                <wp:simplePos x="0" y="0"/>
                <wp:positionH relativeFrom="column">
                  <wp:posOffset>741680</wp:posOffset>
                </wp:positionH>
                <wp:positionV relativeFrom="paragraph">
                  <wp:posOffset>3247390</wp:posOffset>
                </wp:positionV>
                <wp:extent cx="4096385" cy="635"/>
                <wp:effectExtent l="0" t="0" r="0" b="0"/>
                <wp:wrapTopAndBottom/>
                <wp:docPr id="1267897812" name="Text Box 1"/>
                <wp:cNvGraphicFramePr/>
                <a:graphic xmlns:a="http://schemas.openxmlformats.org/drawingml/2006/main">
                  <a:graphicData uri="http://schemas.microsoft.com/office/word/2010/wordprocessingShape">
                    <wps:wsp>
                      <wps:cNvSpPr txBox="1"/>
                      <wps:spPr>
                        <a:xfrm>
                          <a:off x="0" y="0"/>
                          <a:ext cx="4096385" cy="635"/>
                        </a:xfrm>
                        <a:prstGeom prst="rect">
                          <a:avLst/>
                        </a:prstGeom>
                        <a:solidFill>
                          <a:prstClr val="white"/>
                        </a:solidFill>
                        <a:ln>
                          <a:noFill/>
                        </a:ln>
                      </wps:spPr>
                      <wps:txbx>
                        <w:txbxContent>
                          <w:p w14:paraId="60B9009B" w14:textId="07294DA0" w:rsidR="009952DA" w:rsidRPr="00AD08BB" w:rsidRDefault="009952DA" w:rsidP="009952DA">
                            <w:pPr>
                              <w:pStyle w:val="Caption"/>
                              <w:rPr>
                                <w:sz w:val="26"/>
                                <w:szCs w:val="24"/>
                              </w:rPr>
                            </w:pPr>
                            <w:bookmarkStart w:id="83" w:name="_Toc135856863"/>
                            <w:r>
                              <w:t>Hình 2.</w:t>
                            </w:r>
                            <w:fldSimple w:instr=" SEQ Hình_2._ \* ARABIC ">
                              <w:r w:rsidR="00120C7E">
                                <w:rPr>
                                  <w:noProof/>
                                </w:rPr>
                                <w:t>9</w:t>
                              </w:r>
                            </w:fldSimple>
                            <w:r>
                              <w:t xml:space="preserve"> </w:t>
                            </w:r>
                            <w:r w:rsidRPr="001B502F">
                              <w:t>Hình minh họa về cây quyết định.[43]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B9A0B" id="_x0000_s1032" type="#_x0000_t202" style="position:absolute;left:0;text-align:left;margin-left:58.4pt;margin-top:255.7pt;width:322.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hGGwIAAD8EAAAOAAAAZHJzL2Uyb0RvYy54bWysU01v2zAMvQ/YfxB0X5y0a9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P00/z69sbziT55tc3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" stroked="f">
                <v:textbox style="mso-fit-shape-to-text:t" inset="0,0,0,0">
                  <w:txbxContent>
                    <w:p w14:paraId="60B9009B" w14:textId="07294DA0" w:rsidR="009952DA" w:rsidRPr="00AD08BB" w:rsidRDefault="009952DA" w:rsidP="009952DA">
                      <w:pPr>
                        <w:pStyle w:val="Caption"/>
                        <w:rPr>
                          <w:sz w:val="26"/>
                          <w:szCs w:val="24"/>
                        </w:rPr>
                      </w:pPr>
                      <w:bookmarkStart w:id="84" w:name="_Toc135856863"/>
                      <w:r>
                        <w:t>Hình 2.</w:t>
                      </w:r>
                      <w:fldSimple w:instr=" SEQ Hình_2._ \* ARABIC ">
                        <w:r w:rsidR="00120C7E">
                          <w:rPr>
                            <w:noProof/>
                          </w:rPr>
                          <w:t>9</w:t>
                        </w:r>
                      </w:fldSimple>
                      <w:r>
                        <w:t xml:space="preserve"> </w:t>
                      </w:r>
                      <w:r w:rsidRPr="001B502F">
                        <w:t>Hình minh họa về cây quyết định.[43]</w:t>
                      </w:r>
                      <w:bookmarkEnd w:id="84"/>
                    </w:p>
                  </w:txbxContent>
                </v:textbox>
                <w10:wrap type="topAndBottom"/>
              </v:shape>
            </w:pict>
          </mc:Fallback>
        </mc:AlternateContent>
      </w:r>
      <w:r>
        <w:rPr>
          <w:noProof/>
        </w:rPr>
        <w:drawing>
          <wp:anchor distT="0" distB="0" distL="114300" distR="114300" simplePos="0" relativeHeight="251635712" behindDoc="0" locked="0" layoutInCell="1" hidden="0" allowOverlap="1" wp14:anchorId="01FBACA2" wp14:editId="2F1A73C8">
            <wp:simplePos x="0" y="0"/>
            <wp:positionH relativeFrom="column">
              <wp:posOffset>741997</wp:posOffset>
            </wp:positionH>
            <wp:positionV relativeFrom="paragraph">
              <wp:posOffset>341630</wp:posOffset>
            </wp:positionV>
            <wp:extent cx="4096385" cy="2848610"/>
            <wp:effectExtent l="0" t="0" r="0" b="0"/>
            <wp:wrapTopAndBottom distT="0" distB="0"/>
            <wp:docPr id="17082723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096385" cy="2848610"/>
                    </a:xfrm>
                    <a:prstGeom prst="rect">
                      <a:avLst/>
                    </a:prstGeom>
                    <a:ln/>
                  </pic:spPr>
                </pic:pic>
              </a:graphicData>
            </a:graphic>
          </wp:anchor>
        </w:drawing>
      </w:r>
    </w:p>
    <w:p w14:paraId="36C9AFDE" w14:textId="474B9F09" w:rsidR="00017377" w:rsidRPr="00076CE4" w:rsidRDefault="00017377" w:rsidP="00076CE4">
      <w:pPr>
        <w:pStyle w:val="Heading3"/>
      </w:pPr>
      <w:bookmarkStart w:id="85" w:name="_heading=h.8e8ae8wixhfg" w:colFirst="0" w:colLast="0"/>
      <w:bookmarkStart w:id="86" w:name="_Toc135856823"/>
      <w:bookmarkEnd w:id="85"/>
      <w:r w:rsidRPr="00076CE4">
        <w:t>2.6.</w:t>
      </w:r>
      <w:r w:rsidR="00076CE4" w:rsidRPr="00076CE4">
        <w:t>3</w:t>
      </w:r>
      <w:r w:rsidRPr="00076CE4">
        <w:t>. Các loại thuật toán cây quyết định</w:t>
      </w:r>
      <w:bookmarkEnd w:id="86"/>
    </w:p>
    <w:p w14:paraId="2C4796AD" w14:textId="402AB6C4" w:rsidR="00A26EDF" w:rsidRDefault="00017377" w:rsidP="00C44487">
      <w:r>
        <w:t xml:space="preserve">Có một số loại thuật toán Cây quyết định như: Iterative Dichotomies 3 (ID3), phiên bản kế tiếp của ID3 (C4.5), Cây phân loại và hồi quy (CART) </w:t>
      </w:r>
      <w:hyperlink w:anchor="bookmark=id.jzwuqcv765io">
        <w:r>
          <w:rPr>
            <w:color w:val="1155CC"/>
            <w:u w:val="single"/>
          </w:rPr>
          <w:t>[44]</w:t>
        </w:r>
      </w:hyperlink>
      <w:r>
        <w:t xml:space="preserve">, CHi-squared Automatic Interaction Detector (CHAID) </w:t>
      </w:r>
      <w:hyperlink w:anchor="bookmark=id.cga9gwdpvnw9">
        <w:r>
          <w:rPr>
            <w:color w:val="1155CC"/>
            <w:u w:val="single"/>
          </w:rPr>
          <w:t>[45]</w:t>
        </w:r>
      </w:hyperlink>
      <w:r>
        <w:t xml:space="preserve">, Multivariate Adaptive Regression Splines (MARS) </w:t>
      </w:r>
      <w:hyperlink w:anchor="bookmark=id.kecxfcon5a0x">
        <w:r>
          <w:rPr>
            <w:color w:val="1155CC"/>
            <w:u w:val="single"/>
          </w:rPr>
          <w:t>[46]</w:t>
        </w:r>
      </w:hyperlink>
      <w:r>
        <w:t xml:space="preserve">, Generalized, Unbiased, Interaction Detection and Estimation (GUIDE), Conditional Inference Trees (CTREE) </w:t>
      </w:r>
      <w:hyperlink w:anchor="bookmark=id.ft9n9wix1qgx">
        <w:r>
          <w:rPr>
            <w:color w:val="1155CC"/>
            <w:u w:val="single"/>
          </w:rPr>
          <w:t>[47]</w:t>
        </w:r>
      </w:hyperlink>
      <w:r>
        <w:t xml:space="preserve">, </w:t>
      </w:r>
      <w:hyperlink w:anchor="bookmark=id.5rkylwjq0wwq">
        <w:r>
          <w:rPr>
            <w:color w:val="1155CC"/>
            <w:u w:val="single"/>
          </w:rPr>
          <w:t>[48]</w:t>
        </w:r>
      </w:hyperlink>
      <w:r>
        <w:t xml:space="preserve">, Classification Rule with Unbiased Interaction Selection and Estimation (CRUISE), Quick, Unbiased and Efficient Statistical Tree (QUEST) </w:t>
      </w:r>
      <w:hyperlink w:anchor="bookmark=id.xpqaw328hi78">
        <w:r>
          <w:rPr>
            <w:color w:val="1155CC"/>
            <w:u w:val="single"/>
          </w:rPr>
          <w:t>[49]</w:t>
        </w:r>
      </w:hyperlink>
      <w:r>
        <w:t xml:space="preserve">, </w:t>
      </w:r>
      <w:hyperlink w:anchor="bookmark=id.vnr44sj2fmqh">
        <w:r>
          <w:rPr>
            <w:color w:val="1155CC"/>
            <w:u w:val="single"/>
          </w:rPr>
          <w:t>[50]</w:t>
        </w:r>
      </w:hyperlink>
      <w:r>
        <w:t xml:space="preserve">. Bảng I hiển thị sự so sánh giữa các thuật toán thường được sử dụng cho cây quyết định </w:t>
      </w:r>
      <w:hyperlink w:anchor="bookmark=id.3sjdj2anv820">
        <w:r>
          <w:rPr>
            <w:color w:val="1155CC"/>
            <w:u w:val="single"/>
          </w:rPr>
          <w:t>[51]</w:t>
        </w:r>
      </w:hyperlink>
      <w:r w:rsidR="00A26EDF">
        <w:t>.</w:t>
      </w:r>
    </w:p>
    <w:p w14:paraId="0C324387" w14:textId="2F8F717F" w:rsidR="00A26EDF" w:rsidRDefault="00A26EDF" w:rsidP="00A26EDF">
      <w:pPr>
        <w:pStyle w:val="Heading2"/>
      </w:pPr>
      <w:bookmarkStart w:id="87" w:name="_Toc135856824"/>
      <w:r>
        <w:t>2.7. Rừng ngẫu nhiên (Random Forest)</w:t>
      </w:r>
      <w:bookmarkEnd w:id="87"/>
    </w:p>
    <w:p w14:paraId="2CED36A8" w14:textId="16279C21" w:rsidR="00A26EDF" w:rsidRDefault="00A26EDF" w:rsidP="00A26EDF">
      <w:pPr>
        <w:pStyle w:val="Heading3"/>
      </w:pPr>
      <w:bookmarkStart w:id="88" w:name="_Toc135856825"/>
      <w:r>
        <w:t>2.7.1 Định nghĩa</w:t>
      </w:r>
      <w:bookmarkEnd w:id="88"/>
    </w:p>
    <w:p w14:paraId="23041DB6" w14:textId="7289E109" w:rsidR="003F56EC" w:rsidRDefault="00A26EDF" w:rsidP="003F56EC">
      <w:pPr>
        <w:shd w:val="clear" w:color="auto" w:fill="FFFFFF" w:themeFill="background1"/>
        <w:rPr>
          <w:color w:val="000000" w:themeColor="text1"/>
          <w:shd w:val="clear" w:color="auto" w:fill="F8F8F8"/>
        </w:rPr>
      </w:pPr>
      <w:r w:rsidRPr="003F56EC">
        <w:rPr>
          <w:color w:val="000000" w:themeColor="text1"/>
          <w:shd w:val="clear" w:color="auto" w:fill="F8F8F8"/>
        </w:rPr>
        <w:t xml:space="preserve">Random Forest là một thuật toán học máy phổ biến thuộc về kỹ thuật học có giám sát. Nó có thể được sử dụng cho cả vấn đề Phân loại và Hồi quy trong ML. </w:t>
      </w:r>
      <w:r w:rsidR="003F56EC" w:rsidRPr="003F56EC">
        <w:rPr>
          <w:color w:val="000000" w:themeColor="text1"/>
          <w:shd w:val="clear" w:color="auto" w:fill="F8F8F8"/>
        </w:rPr>
        <w:t>Nó dựa trên khái niệm học tập theo nhóm, là một phương pháp kết hợp nhiều cây quyết định (decision trees) để tạo ra một mô hình dự đoán mạnh mẽ</w:t>
      </w:r>
      <w:r w:rsidR="003F56EC">
        <w:rPr>
          <w:color w:val="000000" w:themeColor="text1"/>
          <w:shd w:val="clear" w:color="auto" w:fill="F8F8F8"/>
        </w:rPr>
        <w:t>.</w:t>
      </w:r>
    </w:p>
    <w:p w14:paraId="293A6E16" w14:textId="646D2B4F" w:rsidR="003F56EC" w:rsidRPr="003F56EC" w:rsidRDefault="003F56EC" w:rsidP="003F56EC">
      <w:pPr>
        <w:pStyle w:val="Heading3"/>
      </w:pPr>
      <w:bookmarkStart w:id="89" w:name="_Toc135856826"/>
      <w:r>
        <w:rPr>
          <w:shd w:val="clear" w:color="auto" w:fill="F8F8F8"/>
        </w:rPr>
        <w:lastRenderedPageBreak/>
        <w:t>2.7.2 Mô hình Random Forest</w:t>
      </w:r>
      <w:bookmarkEnd w:id="89"/>
    </w:p>
    <w:p w14:paraId="64A0CB0B" w14:textId="5957C904" w:rsidR="00CE7033" w:rsidRDefault="00120C7E" w:rsidP="00CE7033">
      <w:r>
        <w:rPr>
          <w:noProof/>
        </w:rPr>
        <mc:AlternateContent>
          <mc:Choice Requires="wps">
            <w:drawing>
              <wp:anchor distT="0" distB="0" distL="114300" distR="114300" simplePos="0" relativeHeight="251724800" behindDoc="0" locked="0" layoutInCell="1" allowOverlap="1" wp14:anchorId="0A784A04" wp14:editId="1DE55F36">
                <wp:simplePos x="0" y="0"/>
                <wp:positionH relativeFrom="column">
                  <wp:posOffset>342265</wp:posOffset>
                </wp:positionH>
                <wp:positionV relativeFrom="paragraph">
                  <wp:posOffset>5158105</wp:posOffset>
                </wp:positionV>
                <wp:extent cx="4892040" cy="635"/>
                <wp:effectExtent l="0" t="0" r="0" b="0"/>
                <wp:wrapTopAndBottom/>
                <wp:docPr id="1507122904"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000977D" w14:textId="1FFDFE8D" w:rsidR="00120C7E" w:rsidRPr="00FE06B6" w:rsidRDefault="00120C7E" w:rsidP="00120C7E">
                            <w:pPr>
                              <w:pStyle w:val="Caption"/>
                              <w:rPr>
                                <w:noProof/>
                                <w:sz w:val="26"/>
                                <w:szCs w:val="24"/>
                              </w:rPr>
                            </w:pPr>
                            <w:bookmarkStart w:id="90" w:name="_Toc135856864"/>
                            <w:r>
                              <w:t>Hình 2.</w:t>
                            </w:r>
                            <w:fldSimple w:instr=" SEQ Hình_2._ \* ARABIC ">
                              <w:r>
                                <w:rPr>
                                  <w:noProof/>
                                </w:rPr>
                                <w:t>10</w:t>
                              </w:r>
                            </w:fldSimple>
                            <w:r>
                              <w:t xml:space="preserve"> Mô hình Random Forest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84A04" id="_x0000_s1033" type="#_x0000_t202" style="position:absolute;left:0;text-align:left;margin-left:26.95pt;margin-top:406.15pt;width:385.2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h/GgIAAD8EAAAOAAAAZHJzL2Uyb0RvYy54bWysU8Fu2zAMvQ/YPwi6L06yru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zaf59IpCkmLX7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" stroked="f">
                <v:textbox style="mso-fit-shape-to-text:t" inset="0,0,0,0">
                  <w:txbxContent>
                    <w:p w14:paraId="1000977D" w14:textId="1FFDFE8D" w:rsidR="00120C7E" w:rsidRPr="00FE06B6" w:rsidRDefault="00120C7E" w:rsidP="00120C7E">
                      <w:pPr>
                        <w:pStyle w:val="Caption"/>
                        <w:rPr>
                          <w:noProof/>
                          <w:sz w:val="26"/>
                          <w:szCs w:val="24"/>
                        </w:rPr>
                      </w:pPr>
                      <w:bookmarkStart w:id="91" w:name="_Toc135856864"/>
                      <w:r>
                        <w:t>Hình 2.</w:t>
                      </w:r>
                      <w:fldSimple w:instr=" SEQ Hình_2._ \* ARABIC ">
                        <w:r>
                          <w:rPr>
                            <w:noProof/>
                          </w:rPr>
                          <w:t>10</w:t>
                        </w:r>
                      </w:fldSimple>
                      <w:r>
                        <w:t xml:space="preserve"> Mô hình Random Forest</w:t>
                      </w:r>
                      <w:bookmarkEnd w:id="91"/>
                    </w:p>
                  </w:txbxContent>
                </v:textbox>
                <w10:wrap type="topAndBottom"/>
              </v:shape>
            </w:pict>
          </mc:Fallback>
        </mc:AlternateContent>
      </w:r>
      <w:r>
        <w:rPr>
          <w:noProof/>
        </w:rPr>
        <w:drawing>
          <wp:anchor distT="0" distB="0" distL="114300" distR="114300" simplePos="0" relativeHeight="251722752" behindDoc="0" locked="0" layoutInCell="1" allowOverlap="1" wp14:anchorId="47EA4B7C" wp14:editId="2BE0830B">
            <wp:simplePos x="0" y="0"/>
            <wp:positionH relativeFrom="margin">
              <wp:align>center</wp:align>
            </wp:positionH>
            <wp:positionV relativeFrom="paragraph">
              <wp:posOffset>2131695</wp:posOffset>
            </wp:positionV>
            <wp:extent cx="4892040" cy="2969849"/>
            <wp:effectExtent l="0" t="0" r="3810" b="2540"/>
            <wp:wrapTopAndBottom/>
            <wp:docPr id="1783416500" name="Picture 2"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16500" name="Picture 2" descr="A picture containing text, circle, diagram, screensho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2040" cy="2969849"/>
                    </a:xfrm>
                    <a:prstGeom prst="rect">
                      <a:avLst/>
                    </a:prstGeom>
                    <a:noFill/>
                    <a:ln>
                      <a:noFill/>
                    </a:ln>
                  </pic:spPr>
                </pic:pic>
              </a:graphicData>
            </a:graphic>
          </wp:anchor>
        </w:drawing>
      </w:r>
      <w:r w:rsidR="003F56EC" w:rsidRPr="003F56EC">
        <w:t>Nói một cách đơn giản: rừng ngẫu nhiên xây dựng nhiều cây quyết định và kết hợp chúng lại với nhau để có được dự đoán chính xác và ổn định hơn.</w:t>
      </w:r>
      <w:r w:rsidR="00CE7033">
        <w:t xml:space="preserve"> </w:t>
      </w:r>
      <w:r w:rsidR="003F56EC" w:rsidRPr="003F56EC">
        <w:t>Một lợi thế lớn của rừng ngẫu nhiên là nó có thể được sử dụng cho cả các bài toán phân loại và hồi quy, vốn tạo nên phần lớn các hệ thống học máy hiện nay.</w:t>
      </w:r>
      <w:r w:rsidR="00CE7033">
        <w:t xml:space="preserve"> </w:t>
      </w:r>
      <w:r w:rsidR="00CE7033" w:rsidRPr="00CE7033">
        <w:t>Rừng ngẫu nhiên đã được chứng minh là tạo ra lỗi kiểm tra thấp hơn so với cây quyết định thông thường và hiệu suất tương đương với SVM trong các vấn đề nhiều lớp, trong khi vẫn duy trì hiệu quả tính toán cao.</w:t>
      </w:r>
      <w:r>
        <w:t xml:space="preserve"> [83]</w:t>
      </w:r>
    </w:p>
    <w:p w14:paraId="68BC1DF9" w14:textId="5E2D6838" w:rsidR="003F56EC" w:rsidRPr="003F56EC" w:rsidRDefault="003F56EC" w:rsidP="003F56EC"/>
    <w:p w14:paraId="16E36D0D" w14:textId="77777777" w:rsidR="00A26EDF" w:rsidRPr="00A26EDF" w:rsidRDefault="00A26EDF" w:rsidP="00A26EDF"/>
    <w:p w14:paraId="7123F9C7" w14:textId="77777777" w:rsidR="00A26EDF" w:rsidRDefault="00A26EDF" w:rsidP="00C44487"/>
    <w:p w14:paraId="2E97EB80" w14:textId="77777777" w:rsidR="003C611C" w:rsidRDefault="003C611C" w:rsidP="00076CE4">
      <w:pPr>
        <w:pStyle w:val="Heading1"/>
      </w:pPr>
      <w:bookmarkStart w:id="92" w:name="_heading=h.mcak9a8sfxi2" w:colFirst="0" w:colLast="0"/>
      <w:bookmarkEnd w:id="92"/>
      <w:r>
        <w:br w:type="page"/>
      </w:r>
    </w:p>
    <w:p w14:paraId="7B894B11" w14:textId="419C91F3" w:rsidR="00017377" w:rsidRDefault="00017377" w:rsidP="00076CE4">
      <w:pPr>
        <w:pStyle w:val="Heading1"/>
      </w:pPr>
      <w:bookmarkStart w:id="93" w:name="_Toc135856827"/>
      <w:r>
        <w:lastRenderedPageBreak/>
        <w:t>CHƯƠNG 3: DỮ LIỆU</w:t>
      </w:r>
      <w:bookmarkEnd w:id="93"/>
    </w:p>
    <w:p w14:paraId="5D11D5F1" w14:textId="77777777" w:rsidR="00017377" w:rsidRDefault="00017377" w:rsidP="00076CE4">
      <w:pPr>
        <w:pStyle w:val="Heading2"/>
      </w:pPr>
      <w:bookmarkStart w:id="94" w:name="_heading=h.d5dszg8kil92" w:colFirst="0" w:colLast="0"/>
      <w:bookmarkStart w:id="95" w:name="_Toc135856828"/>
      <w:bookmarkEnd w:id="94"/>
      <w:r>
        <w:t>3.1. Bộ dữ liệu DDSM</w:t>
      </w:r>
      <w:bookmarkEnd w:id="95"/>
    </w:p>
    <w:p w14:paraId="104967AE" w14:textId="56FE93F0" w:rsidR="00017377" w:rsidRDefault="00017377" w:rsidP="00C44487">
      <w:r>
        <w:t>Cơ sở dữ liệu kỹ thuật số để chụp nhũ ảnh sàng lọc (DDSM)</w:t>
      </w:r>
      <w:hyperlink w:anchor="bookmark=id.jkc16sl9gs7a">
        <w:r>
          <w:rPr>
            <w:color w:val="1155CC"/>
            <w:u w:val="single"/>
          </w:rPr>
          <w:t>[57]</w:t>
        </w:r>
      </w:hyperlink>
      <w:r>
        <w:t xml:space="preserve"> là một nguồn tài nguyên để cộng đồng nghiên cứu phân tích hình ảnh chụp nhũ ảnh sử dụng. Hỗ trợ chính cho dự án này là một khoản trợ cấp từ Chương trình Nghiên cứu Ung thư Vú của Bộ Tư lệnh Nghiên cứu Y tế và Vật tư Quân đội Hoa Kỳ. Dự án DDSM là một nỗ lực hợp tác có sự tham gia của các đồng nghiệp tại Bệnh viện Đa khoa Massachusetts (D. Kopans, R. Moore), Đại học Nam Florida (K. Bowyer) và Phòng thí nghiệm Quốc gia Sandia (P. Kegelmeyer). Các trường hợp bổ sung từ Trường Y khoa Đại học Washington được cung cấp bởi Peter E. Shile, MD, Trợ lý Giáo sư X quang và Nội khoa. Các tổ chức hợp tác bổ sung bao gồm Trường Y Đại học Wake Forest (Khoa Kỹ thuật Y tế và Phóng xạ học), Bệnh viện Thánh Tâm và ISMD, Incorporated. Mục đích chính của cơ sở dữ liệu là tạo điều kiện thuận lợi cho nghiên cứu hợp lý trong việc phát triển các thuật toán máy tính để hỗ trợ sàng lọc. Các mục đích phụ của cơ sở dữ liệu có thể bao gồm việc phát triển các thuật toán để hỗ trợ chẩn đoán và phát triển các công cụ hỗ trợ giảng dạy hoặc đào tạo.</w:t>
      </w:r>
      <w:r w:rsidR="002361BD">
        <w:t xml:space="preserve"> </w:t>
      </w:r>
      <w:r>
        <w:t>Cơ sở dữ liệu chứa khoảng 2.500 nghiên cứu. Mỗi nghiên cứu bao gồm hai hình ảnh của mỗi bên vú, cùng với một số thông tin liên quan đến bệnh nhân (tuổi tại thời điểm nghiên cứu, đánh giá mật độ vú ACR, đánh giá mức độ tinh tế đối với các bất thường, mô tả từ khóa ACR về các bất thường) và thông tin hình ảnh (máy quét, độ phân giải không gian, ...). Hình ảnh chứa các khu vực đáng ngờ có thông tin "sự thật cơ bản" ở cấp độ pixel về vị trí và loại khu vực đáng ngờ.</w:t>
      </w:r>
    </w:p>
    <w:p w14:paraId="6B1B2B9D" w14:textId="77777777" w:rsidR="00017377" w:rsidRDefault="00017377" w:rsidP="00C44487">
      <w:r>
        <w:t>Bộ dữ liệu DDSM (Digital Database for Screening Mammography) là một tập hợp các hình ảnh và dữ liệu liên quan được sử dụng trong lĩnh vực chẩn đoán ung thư vú. DDSM được phát triển bởi Đại học South Florida và Đại học Chicago nhằm cung cấp một nguồn tài nguyên quan trọng cho nghiên cứu và phát triển các phương pháp tự động hóa trong phân loại, nhận dạng và phát hiện ung thư vú từ hình ảnh chụp cộng hưởng từ (mammography).</w:t>
      </w:r>
    </w:p>
    <w:p w14:paraId="0C652917" w14:textId="77777777" w:rsidR="00017377" w:rsidRDefault="00017377" w:rsidP="00C44487">
      <w:r>
        <w:lastRenderedPageBreak/>
        <w:t>Bộ dữ liệu DDSM bao gồm hàng ngàn hình ảnh mammography kết hợp với các thông tin về kết quả kiểm tra và các loại khối u trong vú. Các hình ảnh trong DDSM có độ phân giải cao và được chụp từ nhiều góc độ khác nhau để phục vụ cho nhiều mục đích nghiên cứu.</w:t>
      </w:r>
    </w:p>
    <w:p w14:paraId="1FE5FEFF" w14:textId="77777777" w:rsidR="00017377" w:rsidRDefault="00017377" w:rsidP="00C44487">
      <w:r>
        <w:t>DDSM cung cấp thông tin chi tiết về mỗi hình ảnh mammography, bao gồm kích thước, loại u, vị trí và đánh dấu các vùng nghi ngờ. Bộ dữ liệu cũng đi kèm với các kết quả chẩn đoán từ các chuyên gia để phục vụ cho việc so sánh và đánh giá các phương pháp tự động.</w:t>
      </w:r>
    </w:p>
    <w:p w14:paraId="5574337C" w14:textId="77777777" w:rsidR="00017377" w:rsidRDefault="00017377" w:rsidP="00C44487">
      <w:r>
        <w:t>Bộ dữ liệu DDSM đã đóng góp quan trọng cho việc phát triển các thuật toán và công cụ phân tích ảnh y khoa trong chẩn đoán và giám sát ung thư vú. Nó cung cấp một nền tảng để nghiên cứu và so sánh hiệu quả của các phương pháp phân loại và nhận dạng ung thư vú từ hình ảnh mammography.</w:t>
      </w:r>
    </w:p>
    <w:p w14:paraId="65E7F463" w14:textId="77777777" w:rsidR="00017377" w:rsidRDefault="00017377" w:rsidP="00076CE4">
      <w:pPr>
        <w:pStyle w:val="Heading2"/>
      </w:pPr>
      <w:bookmarkStart w:id="96" w:name="_heading=h.mbdarvyrvm3c" w:colFirst="0" w:colLast="0"/>
      <w:bookmarkStart w:id="97" w:name="_Toc135856829"/>
      <w:bookmarkEnd w:id="96"/>
      <w:r>
        <w:t>3.2. Xử lý dữ liệu</w:t>
      </w:r>
      <w:bookmarkEnd w:id="97"/>
    </w:p>
    <w:p w14:paraId="0E9759BA" w14:textId="696FBF77" w:rsidR="00017377" w:rsidRDefault="00017377" w:rsidP="00076CE4">
      <w:pPr>
        <w:pStyle w:val="Heading3"/>
      </w:pPr>
      <w:bookmarkStart w:id="98" w:name="_heading=h.wgjmkibdtcd8" w:colFirst="0" w:colLast="0"/>
      <w:bookmarkStart w:id="99" w:name="_Toc135856830"/>
      <w:bookmarkEnd w:id="98"/>
      <w:r>
        <w:t xml:space="preserve">3.2.1. </w:t>
      </w:r>
      <w:r w:rsidR="00401469">
        <w:t>Ngưỡng otsu (</w:t>
      </w:r>
      <w:r>
        <w:t>otsu thresholding</w:t>
      </w:r>
      <w:r w:rsidR="00401469">
        <w:t>)</w:t>
      </w:r>
      <w:bookmarkEnd w:id="99"/>
    </w:p>
    <w:p w14:paraId="5F59ED4A" w14:textId="77777777" w:rsidR="00017377" w:rsidRDefault="00017377" w:rsidP="00C44487">
      <w:r>
        <w:t>Phương pháp này được đề xuất bởi Nobuyuki Otsu vào năm 1979, dựa trên việc tìm ngưỡng phù hợp cho việc phân ngưỡng ảnh bằng cách tối đa hóa độ phân biệt giữa các lớp của ảnh. Đầu tiên, Otsu tính toán histogram của ảnh để xác định tần suất xuất hiện của mỗi mức xám. Sau đó, Otsu tìm kiếm ngưỡng phù hợp bằng cách tối đa hóa độ phân biệt giữa các lớp ảnh được chia thành trước và sau khi phân ngưỡng.</w:t>
      </w:r>
    </w:p>
    <w:p w14:paraId="17F11CFB" w14:textId="77777777" w:rsidR="00017377" w:rsidRDefault="00017377" w:rsidP="00C44487">
      <w:r>
        <w:t>Cụ thể, phương pháp Otsu thresholding thực hiện các bước sau:</w:t>
      </w:r>
    </w:p>
    <w:p w14:paraId="17F18EA5" w14:textId="4139D384" w:rsidR="00017377" w:rsidRDefault="00017377" w:rsidP="004006D7">
      <w:pPr>
        <w:pStyle w:val="ListParagraph"/>
        <w:numPr>
          <w:ilvl w:val="0"/>
          <w:numId w:val="33"/>
        </w:numPr>
      </w:pPr>
      <w:r>
        <w:t>Tính toán histogram của ảnh để xác định tần suất xuất hiện của mỗi mức xám.</w:t>
      </w:r>
    </w:p>
    <w:p w14:paraId="28FA1208" w14:textId="726F5213" w:rsidR="00017377" w:rsidRDefault="00017377" w:rsidP="004006D7">
      <w:pPr>
        <w:pStyle w:val="ListParagraph"/>
        <w:numPr>
          <w:ilvl w:val="0"/>
          <w:numId w:val="33"/>
        </w:numPr>
      </w:pPr>
      <w:r>
        <w:t>Tính tổng tất cả tần suất của histogram.</w:t>
      </w:r>
    </w:p>
    <w:p w14:paraId="1C927854" w14:textId="35330EE4" w:rsidR="00017377" w:rsidRDefault="00017377" w:rsidP="004006D7">
      <w:pPr>
        <w:pStyle w:val="ListParagraph"/>
        <w:numPr>
          <w:ilvl w:val="0"/>
          <w:numId w:val="33"/>
        </w:numPr>
      </w:pPr>
      <w:r>
        <w:t>Tính tổng tích lũy của histogram và tần suất trung bình của mỗi mức xám.</w:t>
      </w:r>
    </w:p>
    <w:p w14:paraId="3A1EE391" w14:textId="20C24EBF" w:rsidR="00017377" w:rsidRDefault="00017377" w:rsidP="004006D7">
      <w:pPr>
        <w:pStyle w:val="ListParagraph"/>
        <w:numPr>
          <w:ilvl w:val="0"/>
          <w:numId w:val="33"/>
        </w:numPr>
      </w:pPr>
      <w:r>
        <w:t>Tính giá trị trung bình toàn cục và tổng tích lũy của giá trị trung bình trong histogram.</w:t>
      </w:r>
    </w:p>
    <w:p w14:paraId="4E0CFC3B" w14:textId="1102B82E" w:rsidR="00017377" w:rsidRDefault="00017377" w:rsidP="004006D7">
      <w:pPr>
        <w:pStyle w:val="ListParagraph"/>
        <w:numPr>
          <w:ilvl w:val="0"/>
          <w:numId w:val="33"/>
        </w:numPr>
      </w:pPr>
      <w:r>
        <w:t>Tính độ phân tán giữa hai lớp được chia thành trước và sau khi phân ngưỡng.</w:t>
      </w:r>
    </w:p>
    <w:p w14:paraId="63353301" w14:textId="3AD68AAE" w:rsidR="00017377" w:rsidRDefault="00017377" w:rsidP="004006D7">
      <w:pPr>
        <w:pStyle w:val="ListParagraph"/>
        <w:numPr>
          <w:ilvl w:val="0"/>
          <w:numId w:val="33"/>
        </w:numPr>
      </w:pPr>
      <w:r>
        <w:lastRenderedPageBreak/>
        <w:t>Tìm ngưỡng phân ngưỡng bằng cách tối đa hóa độ phân biệt giữa các lớp ảnh được chia thành trước và sau khi phân ngưỡng.</w:t>
      </w:r>
      <w:hyperlink w:anchor="bookmark=id.n2ghseo0543r">
        <w:r w:rsidRPr="004006D7">
          <w:rPr>
            <w:color w:val="1155CC"/>
            <w:u w:val="single"/>
          </w:rPr>
          <w:t xml:space="preserve"> [60]</w:t>
        </w:r>
      </w:hyperlink>
    </w:p>
    <w:p w14:paraId="0AF2A9D3" w14:textId="77777777" w:rsidR="00017377" w:rsidRDefault="00017377" w:rsidP="00C44487">
      <w:r>
        <w:t>Để tìm giá trị ngưỡng phù hợp, phương pháp Otsu tính toán tổng phương sai giữa hai lớp đối tượng và nền trên toàn bộ các giá trị ngưỡng trong khoảng giá trị từ 0 đến 255. Giá trị ngưỡng tối ưu được xác định bằng cách tìm giá trị ngưỡng tối đa mà tổng phương sai đạt giá trị nhỏ nhất. Sau đó, ảnh được phân loại thành hai lớp dựa trên giá trị ngưỡng này.</w:t>
      </w:r>
    </w:p>
    <w:p w14:paraId="1A69ABD1" w14:textId="77777777" w:rsidR="00017377" w:rsidRDefault="00017377" w:rsidP="00C44487">
      <w:r>
        <w:t xml:space="preserve">Phương pháp Otsu thresholding là một trong những phương pháp phân ngưỡng tự động phổ biến được sử dụng trong xử lý ảnh, đặc biệt trong các ứng dụng y tế và nhận dạng khuôn mặt. </w:t>
      </w:r>
      <w:hyperlink w:anchor="bookmark=id.meeg22v0mzr4">
        <w:r>
          <w:rPr>
            <w:color w:val="1155CC"/>
            <w:u w:val="single"/>
          </w:rPr>
          <w:t>[61]</w:t>
        </w:r>
      </w:hyperlink>
    </w:p>
    <w:p w14:paraId="3E85BE06" w14:textId="77777777" w:rsidR="009952DA" w:rsidRDefault="00017377" w:rsidP="009952DA">
      <w:pPr>
        <w:keepNext/>
        <w:ind w:left="3" w:hanging="3"/>
        <w:jc w:val="center"/>
      </w:pPr>
      <w:r>
        <w:rPr>
          <w:noProof/>
        </w:rPr>
        <w:drawing>
          <wp:inline distT="114300" distB="114300" distL="114300" distR="114300" wp14:anchorId="24D88A97" wp14:editId="0CB7971C">
            <wp:extent cx="4434840" cy="4381500"/>
            <wp:effectExtent l="0" t="0" r="3810" b="0"/>
            <wp:docPr id="17082723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434840" cy="4381500"/>
                    </a:xfrm>
                    <a:prstGeom prst="rect">
                      <a:avLst/>
                    </a:prstGeom>
                    <a:ln/>
                  </pic:spPr>
                </pic:pic>
              </a:graphicData>
            </a:graphic>
          </wp:inline>
        </w:drawing>
      </w:r>
    </w:p>
    <w:p w14:paraId="5A1F3D4B" w14:textId="4A6FAAD4" w:rsidR="00017377" w:rsidRDefault="009952DA" w:rsidP="009952DA">
      <w:pPr>
        <w:pStyle w:val="Caption"/>
      </w:pPr>
      <w:bookmarkStart w:id="100" w:name="_Toc135857388"/>
      <w:r>
        <w:t>Hình 3.</w:t>
      </w:r>
      <w:fldSimple w:instr=" SEQ Hình_3. \* ARABIC ">
        <w:r>
          <w:rPr>
            <w:noProof/>
          </w:rPr>
          <w:t>1</w:t>
        </w:r>
      </w:fldSimple>
      <w:r>
        <w:t xml:space="preserve"> </w:t>
      </w:r>
      <w:r w:rsidRPr="00791841">
        <w:t>Hình minh họa về Otsu thresholding</w:t>
      </w:r>
      <w:bookmarkEnd w:id="100"/>
    </w:p>
    <w:p w14:paraId="453763D3" w14:textId="78FD799B" w:rsidR="00D91E53" w:rsidRPr="00D91E53" w:rsidRDefault="00D91E53" w:rsidP="00D91E53">
      <w:pPr>
        <w:tabs>
          <w:tab w:val="left" w:pos="2664"/>
        </w:tabs>
      </w:pPr>
      <w:r>
        <w:tab/>
      </w:r>
    </w:p>
    <w:p w14:paraId="5D120EEB" w14:textId="09E99223" w:rsidR="00017377" w:rsidRDefault="00017377" w:rsidP="00076CE4">
      <w:pPr>
        <w:pStyle w:val="Heading3"/>
      </w:pPr>
      <w:bookmarkStart w:id="101" w:name="_heading=h.lk0hpllulwl" w:colFirst="0" w:colLast="0"/>
      <w:bookmarkStart w:id="102" w:name="_Toc135856831"/>
      <w:bookmarkEnd w:id="101"/>
      <w:r>
        <w:lastRenderedPageBreak/>
        <w:t>3.2.2.</w:t>
      </w:r>
      <w:r>
        <w:rPr>
          <w:highlight w:val="white"/>
        </w:rPr>
        <w:t xml:space="preserve"> </w:t>
      </w:r>
      <w:r w:rsidR="00401469">
        <w:rPr>
          <w:highlight w:val="white"/>
        </w:rPr>
        <w:t>Xử lý hình thái (</w:t>
      </w:r>
      <w:r>
        <w:rPr>
          <w:highlight w:val="white"/>
        </w:rPr>
        <w:t>Morphological Processing</w:t>
      </w:r>
      <w:r w:rsidR="00401469">
        <w:t>)</w:t>
      </w:r>
      <w:bookmarkEnd w:id="102"/>
    </w:p>
    <w:p w14:paraId="18D343B0" w14:textId="77777777" w:rsidR="00017377" w:rsidRDefault="00017377" w:rsidP="00C44487">
      <w:pPr>
        <w:rPr>
          <w:highlight w:val="white"/>
        </w:rPr>
      </w:pPr>
      <w:bookmarkStart w:id="103" w:name="_heading=h.gjdgxs" w:colFirst="0" w:colLast="0"/>
      <w:bookmarkEnd w:id="103"/>
      <w:r>
        <w:rPr>
          <w:highlight w:val="white"/>
        </w:rPr>
        <w:t>Morphological Image Processing là tập hợp các phép toán phi tuyến tính (non-linear) tác động đến hình dạng hoặc hình thái của các điểm nhị phân trong ảnh. Dựa trên các phép toán AND OR XOR NOT để biến đổi các điểm nhị phân.</w:t>
      </w:r>
    </w:p>
    <w:p w14:paraId="7BD86324" w14:textId="76E7B833" w:rsidR="00017377" w:rsidRDefault="004050F8" w:rsidP="00C44487">
      <w:r w:rsidRPr="00187B97">
        <w:rPr>
          <w:noProof/>
        </w:rPr>
        <w:drawing>
          <wp:anchor distT="0" distB="0" distL="114300" distR="114300" simplePos="0" relativeHeight="251721728" behindDoc="0" locked="0" layoutInCell="1" allowOverlap="1" wp14:anchorId="78AEFCA4" wp14:editId="50EC1CC4">
            <wp:simplePos x="0" y="0"/>
            <wp:positionH relativeFrom="margin">
              <wp:align>center</wp:align>
            </wp:positionH>
            <wp:positionV relativeFrom="paragraph">
              <wp:posOffset>826135</wp:posOffset>
            </wp:positionV>
            <wp:extent cx="3810000" cy="1809750"/>
            <wp:effectExtent l="0" t="0" r="0" b="0"/>
            <wp:wrapTopAndBottom/>
            <wp:docPr id="1708272399" name="image17.png" descr="A diagram of a crossword puzz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99" name="image17.png" descr="A diagram of a crossword puzzle&#10;&#10;Description automatically generated with low confidence"/>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3810000" cy="1809750"/>
                    </a:xfrm>
                    <a:prstGeom prst="rect">
                      <a:avLst/>
                    </a:prstGeom>
                    <a:ln/>
                  </pic:spPr>
                </pic:pic>
              </a:graphicData>
            </a:graphic>
          </wp:anchor>
        </w:drawing>
      </w:r>
      <w:r w:rsidR="00017377" w:rsidRPr="00187B97">
        <w:rPr>
          <w:highlight w:val="white"/>
        </w:rPr>
        <w:t>Morphological Operator sẽ sử dụng một cấu trúc nhỏ quét qua và áp dụng toàn bộ ảnh được gọi là Structuring Element</w:t>
      </w:r>
      <w:r w:rsidR="00017377">
        <w:rPr>
          <w:highlight w:val="white"/>
        </w:rPr>
        <w:t> (SE). SE sẽ quét qua toàn bộ vị trí trong hình ảnh và so sánh với các pixel lân cận nằm trong vùng sẽ tương ứng.</w:t>
      </w:r>
      <w:r w:rsidR="00017377">
        <w:t xml:space="preserve"> </w:t>
      </w:r>
    </w:p>
    <w:p w14:paraId="376062BA" w14:textId="237E96E6" w:rsidR="00017377" w:rsidRDefault="009952DA" w:rsidP="00C44487">
      <w:pPr>
        <w:pStyle w:val="Caption"/>
      </w:pPr>
      <w:bookmarkStart w:id="104" w:name="_Toc135857389"/>
      <w:r>
        <w:t>Hình 3.</w:t>
      </w:r>
      <w:fldSimple w:instr=" SEQ Hình_3. \* ARABIC ">
        <w:r>
          <w:rPr>
            <w:noProof/>
          </w:rPr>
          <w:t>2</w:t>
        </w:r>
      </w:fldSimple>
      <w:r>
        <w:t xml:space="preserve"> </w:t>
      </w:r>
      <w:r w:rsidRPr="00121EA9">
        <w:t>Ví dụ về Morphological Operator</w:t>
      </w:r>
      <w:bookmarkEnd w:id="104"/>
    </w:p>
    <w:p w14:paraId="42009BDF" w14:textId="77777777" w:rsidR="00017377" w:rsidRDefault="00017377" w:rsidP="00C44487">
      <w:pPr>
        <w:rPr>
          <w:color w:val="000000"/>
        </w:rPr>
      </w:pPr>
      <w:r w:rsidRPr="00187B97">
        <w:rPr>
          <w:bCs/>
          <w:color w:val="000000"/>
        </w:rPr>
        <w:t>Structuring Element</w:t>
      </w:r>
      <w:r>
        <w:rPr>
          <w:color w:val="000000"/>
        </w:rPr>
        <w:t> là một ảnh nhị phân nhỏ. Tức là một ma trận nhỏ gồm các pixel mang giá trị 0 và 1:</w:t>
      </w:r>
    </w:p>
    <w:p w14:paraId="2C68A456" w14:textId="77777777" w:rsidR="00017377" w:rsidRDefault="00017377" w:rsidP="00187B97">
      <w:pPr>
        <w:pStyle w:val="ListParagraph"/>
        <w:numPr>
          <w:ilvl w:val="0"/>
          <w:numId w:val="34"/>
        </w:numPr>
      </w:pPr>
      <w:r>
        <w:t>Kích thước của ma trận xác định kích thước của SE.</w:t>
      </w:r>
    </w:p>
    <w:p w14:paraId="4575476A" w14:textId="77777777" w:rsidR="00017377" w:rsidRDefault="00017377" w:rsidP="00187B97">
      <w:pPr>
        <w:pStyle w:val="ListParagraph"/>
        <w:numPr>
          <w:ilvl w:val="0"/>
          <w:numId w:val="34"/>
        </w:numPr>
      </w:pPr>
      <w:r>
        <w:t>Pixel có giá trị 0 được bỏ qua trong quá trình tính toán.</w:t>
      </w:r>
    </w:p>
    <w:p w14:paraId="3F4194FC" w14:textId="77777777" w:rsidR="00017377" w:rsidRDefault="00017377" w:rsidP="00187B97">
      <w:pPr>
        <w:pStyle w:val="ListParagraph"/>
        <w:numPr>
          <w:ilvl w:val="0"/>
          <w:numId w:val="34"/>
        </w:numPr>
      </w:pPr>
      <w:r>
        <w:t>Luôn có một pixel làm mốc trong ma trận SE.</w:t>
      </w:r>
    </w:p>
    <w:p w14:paraId="56CE6D3E" w14:textId="582CF771" w:rsidR="00017377" w:rsidRPr="004006D7" w:rsidRDefault="00017377" w:rsidP="00C44487">
      <w:pPr>
        <w:rPr>
          <w:highlight w:val="white"/>
        </w:rPr>
      </w:pPr>
      <w:r>
        <w:rPr>
          <w:highlight w:val="white"/>
        </w:rPr>
        <w:t>Structuring Element hoạt động giống như ma trận tích chập (convolution kernel) trong lọc ảnh tuyến tính (linear image filtering). SE sẽ dịch chuyển toàn bộ ảnh với điểm mốc.</w:t>
      </w:r>
    </w:p>
    <w:p w14:paraId="4841BAAA" w14:textId="7C99F3AC" w:rsidR="00017377" w:rsidRDefault="00017377" w:rsidP="00C44487">
      <w:r w:rsidRPr="00D91E53">
        <w:rPr>
          <w:bCs/>
          <w:highlight w:val="white"/>
        </w:rPr>
        <w:t>Phép co</w:t>
      </w:r>
      <w:r w:rsidR="004006D7" w:rsidRPr="00D91E53">
        <w:rPr>
          <w:bCs/>
          <w:highlight w:val="white"/>
        </w:rPr>
        <w:t xml:space="preserve"> </w:t>
      </w:r>
      <w:r w:rsidR="004006D7" w:rsidRPr="00D91E53">
        <w:rPr>
          <w:bCs/>
        </w:rPr>
        <w:t>(Erosion)</w:t>
      </w:r>
      <w:r w:rsidRPr="00D91E53">
        <w:rPr>
          <w:bCs/>
          <w:highlight w:val="white"/>
        </w:rPr>
        <w:t> của ảnh A bởi phần tử cấu trúc B cho ra ảnh G. Mỗi vị trí cấu trúc B quét qua được sẽ chọn giá trị nhỏ nhất</w:t>
      </w:r>
      <w:r>
        <w:rPr>
          <w:highlight w:val="white"/>
        </w:rPr>
        <w:t> và trả về điểm mốc tương ứng trên ảnh G.</w:t>
      </w:r>
    </w:p>
    <w:p w14:paraId="1CA2EF1D" w14:textId="629438E9" w:rsidR="00017377" w:rsidRPr="00CD47E6" w:rsidRDefault="000C2816" w:rsidP="00C44487">
      <m:oMathPara>
        <m:oMath>
          <m:r>
            <w:rPr>
              <w:rFonts w:ascii="Cambria Math" w:hAnsi="Cambria Math"/>
            </w:rPr>
            <m:t xml:space="preserve">A </m:t>
          </m:r>
          <m:r>
            <m:rPr>
              <m:sty m:val="p"/>
            </m:rPr>
            <w:rPr>
              <w:rFonts w:ascii="Cambria Math" w:hAnsi="Cambria Math"/>
              <w:noProof/>
            </w:rPr>
            <w:sym w:font="Webdings" w:char="F079"/>
          </m:r>
          <m:r>
            <w:rPr>
              <w:rFonts w:ascii="Cambria Math" w:hAnsi="Cambria Math"/>
            </w:rPr>
            <m:t xml:space="preserve"> B=</m:t>
          </m:r>
          <m:d>
            <m:dPr>
              <m:begChr m:val="{"/>
              <m:endChr m:val="}"/>
              <m:ctrlPr>
                <w:rPr>
                  <w:rFonts w:ascii="Cambria Math" w:hAnsi="Cambria Math"/>
                  <w:i/>
                </w:rPr>
              </m:ctrlPr>
            </m:dPr>
            <m:e>
              <m:r>
                <w:rPr>
                  <w:rFonts w:ascii="Cambria Math" w:hAnsi="Cambria Math"/>
                </w:rPr>
                <m:t>z ϵ E</m:t>
              </m:r>
            </m:e>
            <m:e>
              <m:sSub>
                <m:sSubPr>
                  <m:ctrlPr>
                    <w:rPr>
                      <w:rFonts w:ascii="Cambria Math" w:hAnsi="Cambria Math"/>
                      <w:i/>
                    </w:rPr>
                  </m:ctrlPr>
                </m:sSubPr>
                <m:e>
                  <m:r>
                    <w:rPr>
                      <w:rFonts w:ascii="Cambria Math" w:hAnsi="Cambria Math"/>
                    </w:rPr>
                    <m:t>B</m:t>
                  </m:r>
                </m:e>
                <m:sub>
                  <m:r>
                    <w:rPr>
                      <w:rFonts w:ascii="Cambria Math" w:hAnsi="Cambria Math"/>
                    </w:rPr>
                    <m:t xml:space="preserve">z  </m:t>
                  </m:r>
                </m:sub>
              </m:sSub>
              <m:r>
                <m:rPr>
                  <m:sty m:val="p"/>
                </m:rPr>
                <w:rPr>
                  <w:rFonts w:ascii="Cambria Math" w:hAnsi="Cambria Math" w:cs="Cambria Math"/>
                  <w:color w:val="212529"/>
                  <w:sz w:val="27"/>
                  <w:szCs w:val="27"/>
                  <w:shd w:val="clear" w:color="auto" w:fill="FFFFFF"/>
                </w:rPr>
                <m:t>⊆</m:t>
              </m:r>
              <m:r>
                <w:rPr>
                  <w:rFonts w:ascii="Cambria Math" w:hAnsi="Cambria Math"/>
                </w:rPr>
                <m:t>A</m:t>
              </m:r>
            </m:e>
          </m:d>
          <m:r>
            <w:rPr>
              <w:rFonts w:ascii="Cambria Math" w:hAnsi="Cambria Math"/>
            </w:rPr>
            <m:t xml:space="preserve"> (</m:t>
          </m:r>
          <m:r>
            <w:rPr>
              <w:rFonts w:ascii="Cambria Math" w:hAnsi="Cambria Math"/>
            </w:rPr>
            <m:t>3</m:t>
          </m:r>
          <m:r>
            <w:rPr>
              <w:rFonts w:ascii="Cambria Math" w:hAnsi="Cambria Math"/>
            </w:rPr>
            <m:t>)</m:t>
          </m:r>
        </m:oMath>
      </m:oMathPara>
    </w:p>
    <w:p w14:paraId="31BBFFD5" w14:textId="77777777" w:rsidR="00017377" w:rsidRDefault="00017377" w:rsidP="00C44487">
      <w:r>
        <w:rPr>
          <w:highlight w:val="white"/>
        </w:rPr>
        <w:lastRenderedPageBreak/>
        <w:t>Với thứ tự áp dụng phép giãn và co như thế nào để có thể lọc được các nhiễu như các hình ảnh dưới đây?</w:t>
      </w:r>
      <w:r>
        <w:t xml:space="preserve"> </w:t>
      </w:r>
    </w:p>
    <w:p w14:paraId="0C82B480" w14:textId="77777777" w:rsidR="009952DA" w:rsidRDefault="00017377" w:rsidP="00C44487">
      <w:pPr>
        <w:pStyle w:val="Caption"/>
      </w:pPr>
      <w:r>
        <w:rPr>
          <w:noProof/>
        </w:rPr>
        <w:drawing>
          <wp:inline distT="114300" distB="114300" distL="114300" distR="114300" wp14:anchorId="5A2FF322" wp14:editId="7C8F434D">
            <wp:extent cx="5097463" cy="3536365"/>
            <wp:effectExtent l="0" t="0" r="0" b="0"/>
            <wp:docPr id="1708272401" name="image12.png" descr="A picture containing black and whit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401" name="image12.png" descr="A picture containing black and white&#10;&#10;Description automatically generated with low confidence"/>
                    <pic:cNvPicPr preferRelativeResize="0"/>
                  </pic:nvPicPr>
                  <pic:blipFill>
                    <a:blip r:embed="rId40"/>
                    <a:srcRect/>
                    <a:stretch>
                      <a:fillRect/>
                    </a:stretch>
                  </pic:blipFill>
                  <pic:spPr>
                    <a:xfrm>
                      <a:off x="0" y="0"/>
                      <a:ext cx="5097463" cy="3536365"/>
                    </a:xfrm>
                    <a:prstGeom prst="rect">
                      <a:avLst/>
                    </a:prstGeom>
                    <a:ln/>
                  </pic:spPr>
                </pic:pic>
              </a:graphicData>
            </a:graphic>
          </wp:inline>
        </w:drawing>
      </w:r>
    </w:p>
    <w:p w14:paraId="14524F1F" w14:textId="76D34EAF" w:rsidR="00017377" w:rsidRPr="009952DA" w:rsidRDefault="009952DA" w:rsidP="00C44487">
      <w:pPr>
        <w:pStyle w:val="Caption"/>
      </w:pPr>
      <w:bookmarkStart w:id="105" w:name="_Toc135857390"/>
      <w:r w:rsidRPr="009952DA">
        <w:t>Hình 3.</w:t>
      </w:r>
      <w:fldSimple w:instr=" SEQ Hình_3. \* ARABIC ">
        <w:r w:rsidRPr="009952DA">
          <w:t>3</w:t>
        </w:r>
      </w:fldSimple>
      <w:r w:rsidRPr="009952DA">
        <w:t xml:space="preserve"> Hình minh họa về Opening và Closing</w:t>
      </w:r>
      <w:r w:rsidR="002361BD">
        <w:t>.</w:t>
      </w:r>
      <w:bookmarkEnd w:id="105"/>
    </w:p>
    <w:p w14:paraId="2D1D2779" w14:textId="2EA7DFF1" w:rsidR="00017377" w:rsidRDefault="00017377" w:rsidP="00C44487">
      <w:pPr>
        <w:rPr>
          <w:color w:val="000000"/>
        </w:rPr>
      </w:pPr>
      <w:r w:rsidRPr="00D91E53">
        <w:rPr>
          <w:bCs/>
          <w:color w:val="000000"/>
        </w:rPr>
        <w:t>Opening l</w:t>
      </w:r>
      <w:r>
        <w:rPr>
          <w:color w:val="000000"/>
        </w:rPr>
        <w:t>à thực hiện phép co rồi bắt đầu thực hiện phép giãn với một cấu trúc. Giúp làm mượt các đường viền, phá vỡ các khe nhỏ, loại bỏ các đối tượng nhỏ, làm mượt các đỉnh lồi.</w:t>
      </w:r>
    </w:p>
    <w:p w14:paraId="6A57EF03" w14:textId="2687CAEE" w:rsidR="00A76763" w:rsidRPr="00A76763" w:rsidRDefault="00A76763" w:rsidP="00C44487">
      <w:pPr>
        <w:rPr>
          <w:rFonts w:eastAsia="DengXian"/>
        </w:rPr>
      </w:pPr>
      <m:oMathPara>
        <m:oMath>
          <m:r>
            <w:rPr>
              <w:rFonts w:ascii="Cambria Math" w:hAnsi="Cambria Math"/>
            </w:rPr>
            <m:t xml:space="preserve">A  </m:t>
          </m:r>
          <m:r>
            <w:rPr>
              <w:rFonts w:ascii="Cambria Math" w:hAnsi="Cambria Math"/>
              <w:color w:val="000000"/>
            </w:rPr>
            <m:t>∘</m:t>
          </m:r>
          <m:r>
            <w:rPr>
              <w:rFonts w:ascii="Cambria Math" w:hAnsi="Cambria Math"/>
            </w:rPr>
            <m:t xml:space="preserve"> B=</m:t>
          </m:r>
          <m:d>
            <m:dPr>
              <m:ctrlPr>
                <w:rPr>
                  <w:rFonts w:ascii="Cambria Math" w:hAnsi="Cambria Math"/>
                  <w:i/>
                </w:rPr>
              </m:ctrlPr>
            </m:dPr>
            <m:e>
              <m:r>
                <w:rPr>
                  <w:rFonts w:ascii="Cambria Math" w:hAnsi="Cambria Math"/>
                </w:rPr>
                <m:t>A⊕B</m:t>
              </m:r>
            </m:e>
          </m:d>
          <m:r>
            <m:rPr>
              <m:sty m:val="p"/>
            </m:rPr>
            <w:rPr>
              <w:rFonts w:ascii="Cambria Math" w:hAnsi="Cambria Math"/>
              <w:noProof/>
            </w:rPr>
            <m:t xml:space="preserve"> </m:t>
          </m:r>
          <m:r>
            <m:rPr>
              <m:sty m:val="p"/>
            </m:rPr>
            <w:rPr>
              <w:rFonts w:ascii="Cambria Math" w:hAnsi="Cambria Math"/>
              <w:noProof/>
            </w:rPr>
            <w:sym w:font="Webdings" w:char="F079"/>
          </m:r>
          <m:r>
            <m:rPr>
              <m:sty m:val="p"/>
            </m:rPr>
            <w:rPr>
              <w:rFonts w:ascii="Cambria Math" w:hAnsi="Cambria Math"/>
              <w:noProof/>
            </w:rPr>
            <m:t xml:space="preserve"> </m:t>
          </m:r>
          <m:r>
            <w:rPr>
              <w:rFonts w:ascii="Cambria Math" w:hAnsi="Cambria Math"/>
            </w:rPr>
            <m:t>B (</m:t>
          </m:r>
          <m:r>
            <w:rPr>
              <w:rFonts w:ascii="Cambria Math" w:hAnsi="Cambria Math"/>
            </w:rPr>
            <m:t>4</m:t>
          </m:r>
          <m:r>
            <w:rPr>
              <w:rFonts w:ascii="Cambria Math" w:hAnsi="Cambria Math"/>
            </w:rPr>
            <m:t>)</m:t>
          </m:r>
        </m:oMath>
      </m:oMathPara>
    </w:p>
    <w:p w14:paraId="161017CE" w14:textId="77777777" w:rsidR="00017377" w:rsidRDefault="00017377" w:rsidP="00C44487">
      <w:pPr>
        <w:rPr>
          <w:color w:val="000000"/>
        </w:rPr>
      </w:pPr>
      <w:r w:rsidRPr="00D91E53">
        <w:rPr>
          <w:bCs/>
          <w:color w:val="000000"/>
        </w:rPr>
        <w:t>Closing là thực</w:t>
      </w:r>
      <w:r>
        <w:rPr>
          <w:color w:val="000000"/>
        </w:rPr>
        <w:t xml:space="preserve"> hiện phép giãn rồi bắt đầu thực hiện phép co với một cấu trúc. Giúp làm mượt các đường viền, loại bỏ các lỗ nhỏ, làm mượt các đỉnh khe hẹp.</w:t>
      </w:r>
    </w:p>
    <w:p w14:paraId="026E0332" w14:textId="1FA376B3" w:rsidR="00017377" w:rsidRDefault="000352A4" w:rsidP="00C44487">
      <w:pPr>
        <w:rPr>
          <w:sz w:val="28"/>
          <w:szCs w:val="28"/>
        </w:rPr>
      </w:pPr>
      <m:oMathPara>
        <m:oMath>
          <m:r>
            <w:rPr>
              <w:rFonts w:ascii="Cambria Math" w:hAnsi="Cambria Math"/>
            </w:rPr>
            <m:t xml:space="preserve">A </m:t>
          </m:r>
          <m:r>
            <m:rPr>
              <m:sty m:val="p"/>
            </m:rPr>
            <w:rPr>
              <w:rFonts w:ascii="Cambria Math" w:eastAsiaTheme="minorEastAsia" w:hAnsi="Cambria Math"/>
            </w:rPr>
            <w:sym w:font="Wingdings" w:char="F09F"/>
          </m:r>
          <m:r>
            <m:rPr>
              <m:sty m:val="p"/>
            </m:rPr>
            <w:rPr>
              <w:rFonts w:ascii="Cambria Math" w:eastAsiaTheme="minorEastAsia"/>
            </w:rPr>
            <m:t xml:space="preserve"> </m:t>
          </m:r>
          <m:r>
            <w:rPr>
              <w:rFonts w:ascii="Cambria Math" w:hAnsi="Cambria Math"/>
            </w:rPr>
            <m:t>B</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m:rPr>
              <m:sty m:val="p"/>
            </m:rPr>
            <w:rPr>
              <w:rFonts w:ascii="Cambria Math" w:hAnsi="Cambria Math"/>
              <w:noProof/>
            </w:rPr>
            <m:t xml:space="preserve"> </m:t>
          </m:r>
          <m:r>
            <m:rPr>
              <m:sty m:val="p"/>
            </m:rPr>
            <w:rPr>
              <w:rFonts w:ascii="Cambria Math" w:hAnsi="Cambria Math"/>
              <w:noProof/>
            </w:rPr>
            <w:sym w:font="Webdings" w:char="F079"/>
          </m:r>
          <m:r>
            <m:rPr>
              <m:sty m:val="p"/>
            </m:rPr>
            <w:rPr>
              <w:rFonts w:ascii="Cambria Math" w:hAnsi="Cambria Math"/>
              <w:noProof/>
            </w:rPr>
            <m:t xml:space="preserve"> </m:t>
          </m:r>
          <m:r>
            <w:rPr>
              <w:rFonts w:ascii="Cambria Math" w:eastAsiaTheme="minorEastAsia" w:hAnsi="Cambria Math"/>
            </w:rPr>
            <m:t>B (</m:t>
          </m:r>
          <m:r>
            <w:rPr>
              <w:rFonts w:ascii="Cambria Math" w:eastAsiaTheme="minorEastAsia" w:hAnsi="Cambria Math"/>
            </w:rPr>
            <m:t>5</m:t>
          </m:r>
          <m:r>
            <w:rPr>
              <w:rFonts w:ascii="Cambria Math" w:eastAsiaTheme="minorEastAsia" w:hAnsi="Cambria Math"/>
            </w:rPr>
            <m:t>)</m:t>
          </m:r>
        </m:oMath>
      </m:oMathPara>
    </w:p>
    <w:p w14:paraId="517D41F8" w14:textId="3E74193D" w:rsidR="00017377" w:rsidRDefault="00017377" w:rsidP="00C44487">
      <w:r w:rsidRPr="00D91E53">
        <w:rPr>
          <w:bCs/>
        </w:rPr>
        <w:t xml:space="preserve">Phép </w:t>
      </w:r>
      <w:r w:rsidR="002E0443">
        <w:rPr>
          <w:bCs/>
        </w:rPr>
        <w:t>giãn</w:t>
      </w:r>
      <w:r w:rsidRPr="00D91E53">
        <w:rPr>
          <w:bCs/>
        </w:rPr>
        <w:t> </w:t>
      </w:r>
      <w:r w:rsidR="004006D7" w:rsidRPr="00D91E53">
        <w:rPr>
          <w:bCs/>
        </w:rPr>
        <w:t xml:space="preserve">(Dilation) </w:t>
      </w:r>
      <w:r w:rsidRPr="00D91E53">
        <w:rPr>
          <w:bCs/>
        </w:rPr>
        <w:t>của ảnh A bởi phần tử cấu trúc B cho ra ảnh G. Mỗi vị trí cấu trúc B quét qua được sẽ chọn giá trị lớn nhất và trả</w:t>
      </w:r>
      <w:r>
        <w:t xml:space="preserve"> về điểm mốc tương ứng trên ảnh G.</w:t>
      </w:r>
    </w:p>
    <w:p w14:paraId="4D58B8C3" w14:textId="110F98A0" w:rsidR="00017377" w:rsidRDefault="00E10D41" w:rsidP="00C44487">
      <m:oMathPara>
        <m:oMath>
          <m:r>
            <w:rPr>
              <w:rFonts w:ascii="Cambria Math" w:eastAsiaTheme="minorEastAsia" w:hAnsi="Cambria Math"/>
            </w:rPr>
            <w:lastRenderedPageBreak/>
            <m:t>A⊕B=</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b∈B</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 xml:space="preserve"> (</m:t>
              </m:r>
              <m:r>
                <w:rPr>
                  <w:rFonts w:ascii="Cambria Math" w:eastAsiaTheme="minorEastAsia" w:hAnsi="Cambria Math"/>
                </w:rPr>
                <m:t>6</m:t>
              </m:r>
              <m:r>
                <w:rPr>
                  <w:rFonts w:ascii="Cambria Math" w:eastAsiaTheme="minorEastAsia" w:hAnsi="Cambria Math"/>
                </w:rPr>
                <m:t>)</m:t>
              </m:r>
            </m:e>
          </m:nary>
        </m:oMath>
      </m:oMathPara>
    </w:p>
    <w:p w14:paraId="5FB4F05F" w14:textId="4A6BB1F2" w:rsidR="00017377" w:rsidRDefault="00017377" w:rsidP="00C44487">
      <w:r>
        <w:rPr>
          <w:highlight w:val="white"/>
        </w:rPr>
        <w:t>Ví dụ có một ảnh nhị phân với các dòng chữ bị đứt nét. Sử dụng phép giãn với cấu trúc dạng chữ thập sẽ nối liền các điểm đứt nét và các điểm đó sẽ có hơi hướng giống với cấu trúc chữ thập.</w:t>
      </w:r>
      <w:r>
        <w:t xml:space="preserve"> </w:t>
      </w:r>
    </w:p>
    <w:p w14:paraId="13B5E6F5" w14:textId="20966AD5" w:rsidR="009952DA" w:rsidRDefault="00592788" w:rsidP="00C44487">
      <w:r>
        <w:rPr>
          <w:noProof/>
        </w:rPr>
        <w:drawing>
          <wp:anchor distT="0" distB="0" distL="114300" distR="114300" simplePos="0" relativeHeight="251725824" behindDoc="0" locked="0" layoutInCell="1" allowOverlap="1" wp14:anchorId="138070F4" wp14:editId="3AF2271D">
            <wp:simplePos x="0" y="0"/>
            <wp:positionH relativeFrom="margin">
              <wp:align>center</wp:align>
            </wp:positionH>
            <wp:positionV relativeFrom="paragraph">
              <wp:posOffset>229235</wp:posOffset>
            </wp:positionV>
            <wp:extent cx="3633074" cy="3781742"/>
            <wp:effectExtent l="0" t="0" r="5715" b="9525"/>
            <wp:wrapTopAndBottom/>
            <wp:docPr id="170827240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3633074" cy="3781742"/>
                    </a:xfrm>
                    <a:prstGeom prst="rect">
                      <a:avLst/>
                    </a:prstGeom>
                    <a:ln/>
                  </pic:spPr>
                </pic:pic>
              </a:graphicData>
            </a:graphic>
          </wp:anchor>
        </w:drawing>
      </w:r>
    </w:p>
    <w:p w14:paraId="3B765D0E" w14:textId="09CFE31D" w:rsidR="00017377" w:rsidRDefault="009952DA" w:rsidP="00C44487">
      <w:pPr>
        <w:pStyle w:val="Caption"/>
      </w:pPr>
      <w:bookmarkStart w:id="106" w:name="_Toc135857391"/>
      <w:r>
        <w:t>Hình 3.</w:t>
      </w:r>
      <w:fldSimple w:instr=" SEQ Hình_3. \* ARABIC ">
        <w:r>
          <w:rPr>
            <w:noProof/>
          </w:rPr>
          <w:t>4</w:t>
        </w:r>
      </w:fldSimple>
      <w:r>
        <w:t xml:space="preserve"> </w:t>
      </w:r>
      <w:r w:rsidRPr="00D11F25">
        <w:t xml:space="preserve">Hình minh họa về phép </w:t>
      </w:r>
      <w:r w:rsidR="00DC0DCE">
        <w:t>giãn</w:t>
      </w:r>
      <w:r w:rsidRPr="00D11F25">
        <w:t xml:space="preserve"> (dilation)</w:t>
      </w:r>
      <w:bookmarkEnd w:id="106"/>
    </w:p>
    <w:p w14:paraId="1C1F9069" w14:textId="31611CAC" w:rsidR="00017377" w:rsidRDefault="00017377" w:rsidP="00076CE4">
      <w:pPr>
        <w:pStyle w:val="Heading3"/>
      </w:pPr>
      <w:bookmarkStart w:id="107" w:name="_heading=h.y19rcsed4p2s" w:colFirst="0" w:colLast="0"/>
      <w:bookmarkStart w:id="108" w:name="_Toc135856832"/>
      <w:bookmarkEnd w:id="107"/>
      <w:r>
        <w:t xml:space="preserve">3.2.3. </w:t>
      </w:r>
      <w:r w:rsidR="00401469">
        <w:t>Á</w:t>
      </w:r>
      <w:r>
        <w:t>p dụng hình thái gần để loại bỏ các vùng nhỏ</w:t>
      </w:r>
      <w:r w:rsidR="00401469">
        <w:t xml:space="preserve"> (Apply morphology close to remove small regions)</w:t>
      </w:r>
      <w:bookmarkEnd w:id="108"/>
    </w:p>
    <w:p w14:paraId="01F3D8CD" w14:textId="77777777" w:rsidR="00017377" w:rsidRDefault="00017377" w:rsidP="00C44487">
      <w:r>
        <w:t>Morphology close là một phương pháp xử lý hình ảnh trong lĩnh vực xử lý ảnh số, thường được sử dụng để loại bỏ các vùng nhỏ hoặc đối tượng không mong muốn khỏi ảnh. Phương pháp này được thực hiện bằng cách áp dụng một phép toán đóng trên ảnh ban đầu, nghĩa là thực hiện một phép co lại theo hình dạng của các đối tượng trên ảnh, sau đó loại bỏ các vùng nhỏ hơn một ngưỡng kích thước cho trước bằng phép mở. Kết quả là các vùng nhỏ bị loại bỏ và chỉ các đối tượng lớn hơn được giữ lại.</w:t>
      </w:r>
    </w:p>
    <w:p w14:paraId="02D0DCFC" w14:textId="77777777" w:rsidR="00017377" w:rsidRDefault="00017377" w:rsidP="00C44487">
      <w:r>
        <w:lastRenderedPageBreak/>
        <w:t>Ví dụ, trong xử lý ảnh y học, phương pháp này có thể được sử dụng để loại bỏ các mảnh ghép nhỏ không mong muốn trong hình ảnh MRI hoặc CT scan, giúp cải thiện độ chính xác của việc chẩn đoán và định vị các khối u hoặc bệnh lý khác trong cơ thể.</w:t>
      </w:r>
    </w:p>
    <w:p w14:paraId="21BA5EFB" w14:textId="77777777" w:rsidR="00017377" w:rsidRDefault="00017377" w:rsidP="00C44487">
      <w:r>
        <w:t xml:space="preserve">Phương pháp morphology close được áp dụng để loại bỏ các vùng nhỏ không mong muốn trong hình ảnh mạng mống mắt (retinal fundus image). Cụ thể, hình ảnh được xử lý bằng cách sử dụng phép toán đóng (close) với một phần tử cấu trúc (structuring element) hình vuông có kích thước lớn. Sau đó, kết quả của phép toán đóng được trừ đi hình ảnh gốc để loại bỏ các vùng nhỏ không mong muốn, giữ lại các vùng lớn hơn và chứa thông tin về mạng mống mắt. Kết quả của phương pháp được chứng minh qua thực nghiệm trên tập dữ liệu hình ảnh mạng mống mắt và cho thấy hiệu quả tốt trong việc phát hiện mạng mống mắt tự động.  </w:t>
      </w:r>
      <w:hyperlink w:anchor="bookmark=id.hgivvp6dbu57">
        <w:r>
          <w:rPr>
            <w:color w:val="1155CC"/>
            <w:u w:val="single"/>
          </w:rPr>
          <w:t>[63]</w:t>
        </w:r>
      </w:hyperlink>
    </w:p>
    <w:p w14:paraId="05DA8CD6" w14:textId="77777777" w:rsidR="00017377" w:rsidRDefault="00017377" w:rsidP="00076CE4">
      <w:pPr>
        <w:pStyle w:val="Heading4"/>
        <w:ind w:left="3" w:hanging="3"/>
      </w:pPr>
      <w:bookmarkStart w:id="109" w:name="_heading=h.eqv9vpipxcmv" w:colFirst="0" w:colLast="0"/>
      <w:bookmarkEnd w:id="109"/>
      <w:r>
        <w:t>3.2.3.1. Ưu điểm</w:t>
      </w:r>
    </w:p>
    <w:p w14:paraId="2C59AEC8" w14:textId="77777777" w:rsidR="00017377" w:rsidRDefault="00017377" w:rsidP="00C44487">
      <w:r>
        <w:t>Phương pháp morphology close giúp loại bỏ các lỗ nhỏ, hình dạng không đều và các đối tượng nhiễu trong hình ảnh MRI.</w:t>
      </w:r>
    </w:p>
    <w:p w14:paraId="0792FB9D" w14:textId="77777777" w:rsidR="00017377" w:rsidRDefault="00017377" w:rsidP="00C44487">
      <w:r>
        <w:t>Phương pháp này có thể giúp kết hợp các đặc trưng của mô bên trong vùng tế bào u để giúp phân loại các tế bào u thành hai nhóm là u ác tính và u lành tính.</w:t>
      </w:r>
    </w:p>
    <w:p w14:paraId="2CCB580E" w14:textId="77777777" w:rsidR="00017377" w:rsidRDefault="00017377" w:rsidP="00076CE4">
      <w:pPr>
        <w:pStyle w:val="Heading4"/>
        <w:ind w:left="3" w:hanging="3"/>
      </w:pPr>
      <w:bookmarkStart w:id="110" w:name="_heading=h.1n1qdjzi5rin" w:colFirst="0" w:colLast="0"/>
      <w:bookmarkEnd w:id="110"/>
      <w:r>
        <w:t>3.2.3.2. Nhược điểm</w:t>
      </w:r>
    </w:p>
    <w:p w14:paraId="0FFDD666" w14:textId="77777777" w:rsidR="00017377" w:rsidRDefault="00017377" w:rsidP="00C44487">
      <w:r>
        <w:t>Phương pháp này có thể xóa mất các đối tượng quan trọng có kích thước nhỏ hơn kích thước của phần tử morphology close.</w:t>
      </w:r>
    </w:p>
    <w:p w14:paraId="1816BB35" w14:textId="77777777" w:rsidR="00017377" w:rsidRDefault="00017377" w:rsidP="00C44487">
      <w:r>
        <w:t xml:space="preserve">Sử dụng phương pháp này có thể dẫn đến mất mát thông tin và bị đánh giá thấp về độ chính xác khi giải quyết các vấn đề liên quan đến biên giới của hình ảnh. </w:t>
      </w:r>
      <w:hyperlink w:anchor="bookmark=id.nfsobkl8lwrr">
        <w:r>
          <w:rPr>
            <w:color w:val="1155CC"/>
            <w:u w:val="single"/>
          </w:rPr>
          <w:t>[64]</w:t>
        </w:r>
      </w:hyperlink>
    </w:p>
    <w:p w14:paraId="3B18A3EA" w14:textId="7D3D5237" w:rsidR="00017377" w:rsidRDefault="00017377" w:rsidP="00076CE4">
      <w:pPr>
        <w:pStyle w:val="Heading3"/>
      </w:pPr>
      <w:bookmarkStart w:id="111" w:name="_heading=h.e1oj9wvovusf" w:colFirst="0" w:colLast="0"/>
      <w:bookmarkStart w:id="112" w:name="_Toc135856833"/>
      <w:bookmarkEnd w:id="111"/>
      <w:r>
        <w:rPr>
          <w:highlight w:val="white"/>
        </w:rPr>
        <w:t xml:space="preserve">3.2.4. </w:t>
      </w:r>
      <w:r w:rsidR="00401469">
        <w:t>Á</w:t>
      </w:r>
      <w:r>
        <w:t>p dụng hình thái mở để tách vú khỏi các vùng khác</w:t>
      </w:r>
      <w:r w:rsidR="00401469">
        <w:t xml:space="preserve"> (Apply morphology open to separate breast from other regions)</w:t>
      </w:r>
      <w:bookmarkEnd w:id="112"/>
    </w:p>
    <w:p w14:paraId="3B5522AC" w14:textId="06E04088" w:rsidR="00017377" w:rsidRDefault="00017377" w:rsidP="00C44487">
      <w:r>
        <w:t xml:space="preserve">Morphology open là một phương pháp xử lý ảnh sử dụng kỹ thuật hình thái học để tách </w:t>
      </w:r>
      <w:r w:rsidR="00481282">
        <w:t>nhũ</w:t>
      </w:r>
      <w:r>
        <w:t xml:space="preserve"> khỏi các vùng khác trong hình ảnh. Cụ thể, phương pháp này sử dụng phép </w:t>
      </w:r>
      <w:r>
        <w:lastRenderedPageBreak/>
        <w:t>toán morphology open, một kỹ thuật thường được sử dụng để loại bỏ các đối tượng nhỏ không mong muốn trong hình ảnh.</w:t>
      </w:r>
    </w:p>
    <w:p w14:paraId="4C1FF215" w14:textId="637946DD" w:rsidR="00017377" w:rsidRDefault="00017377" w:rsidP="00C44487">
      <w:r>
        <w:t xml:space="preserve">Trong quá trình xử lý, phép toán morphology open được áp dụng trên hình ảnh để loại bỏ các chi tiết nhỏ không cần thiết trong ảnh. Sau đó, vùng </w:t>
      </w:r>
      <w:r w:rsidR="00C65AF9">
        <w:t>nhũ</w:t>
      </w:r>
      <w:r>
        <w:t xml:space="preserve"> sẽ được phân biệt rõ ràng và tách ra khỏi các vùng khác trong hình ảnh.</w:t>
      </w:r>
    </w:p>
    <w:p w14:paraId="0096E20E" w14:textId="7C98646B" w:rsidR="00017377" w:rsidRDefault="00017377" w:rsidP="00C44487">
      <w:r>
        <w:t xml:space="preserve">Phương pháp này đã được áp dụng trong nhiều nghiên cứu và ứng dụng trong lĩnh vực y tế, đặc biệt là trong chẩn đoán ung thư vú từ hình ảnh </w:t>
      </w:r>
      <w:r w:rsidR="00C65AF9">
        <w:t>chụp quang tuyến vú</w:t>
      </w:r>
      <w:r>
        <w:t>.</w:t>
      </w:r>
    </w:p>
    <w:p w14:paraId="376ADF12" w14:textId="602BEF61" w:rsidR="00017377" w:rsidRDefault="00017377" w:rsidP="00C44487">
      <w:r>
        <w:t xml:space="preserve">Phương pháp morphology open để tách vùng </w:t>
      </w:r>
      <w:r w:rsidR="00C65AF9">
        <w:t>nhũ</w:t>
      </w:r>
      <w:r>
        <w:t xml:space="preserve"> khỏi các vùng khác trong các hình ảnh </w:t>
      </w:r>
      <w:r w:rsidR="00C65AF9">
        <w:t>chụp quang tuyến vú</w:t>
      </w:r>
      <w:r>
        <w:t xml:space="preserve">. Cụ thể, phương pháp này được sử dụng để xử lý các hình ảnh từ các thiết bị </w:t>
      </w:r>
      <w:r w:rsidR="00C65AF9">
        <w:t>chụp quang tuyến</w:t>
      </w:r>
      <w:r>
        <w:t xml:space="preserve"> vú để giúp phát hiện ung thư vú. Bằng cách áp dụng phép toán morphology open, các vùng liền kề nhau có độ tương đồng màu sắc và độ sáng sẽ được phân tách ra, giúp cho các kết quả phân tích hình ảnh sau này được chính xác hơn và đáng tin cậy hơn. </w:t>
      </w:r>
      <w:hyperlink w:anchor="bookmark=id.kefdz94gtfae">
        <w:r>
          <w:rPr>
            <w:color w:val="1155CC"/>
            <w:u w:val="single"/>
          </w:rPr>
          <w:t>[67]</w:t>
        </w:r>
      </w:hyperlink>
    </w:p>
    <w:p w14:paraId="19FC80EC" w14:textId="77777777" w:rsidR="00017377" w:rsidRPr="00076CE4" w:rsidRDefault="00017377" w:rsidP="00076CE4">
      <w:pPr>
        <w:pStyle w:val="Heading4"/>
        <w:ind w:left="3" w:hanging="3"/>
      </w:pPr>
      <w:bookmarkStart w:id="113" w:name="_heading=h.rfrb326zlsek" w:colFirst="0" w:colLast="0"/>
      <w:bookmarkEnd w:id="113"/>
      <w:r w:rsidRPr="00076CE4">
        <w:t>3.2.4.1. Ưu điểm</w:t>
      </w:r>
    </w:p>
    <w:p w14:paraId="06EA9256" w14:textId="77777777" w:rsidR="00017377" w:rsidRDefault="00017377" w:rsidP="00C44487">
      <w:r>
        <w:t>Phương pháp morphology open được sử dụng để tách vùng vú ra khỏi các vùng khác trong hình ảnh mammography, giúp cải thiện độ chính xác của việc phát hiện khối u vú.</w:t>
      </w:r>
    </w:p>
    <w:p w14:paraId="6FFCB459" w14:textId="77777777" w:rsidR="00017377" w:rsidRDefault="00017377" w:rsidP="00C44487">
      <w:r>
        <w:t>Phương pháp đơn giản, dễ hiểu và thực hiện.</w:t>
      </w:r>
    </w:p>
    <w:p w14:paraId="4C9FA2A2" w14:textId="77777777" w:rsidR="00017377" w:rsidRPr="00076CE4" w:rsidRDefault="00017377" w:rsidP="00076CE4">
      <w:pPr>
        <w:pStyle w:val="Heading4"/>
        <w:ind w:left="3" w:hanging="3"/>
      </w:pPr>
      <w:bookmarkStart w:id="114" w:name="_heading=h.svn0d4bo2nmi" w:colFirst="0" w:colLast="0"/>
      <w:bookmarkEnd w:id="114"/>
      <w:r w:rsidRPr="00076CE4">
        <w:t>3.2.4.2. Nhược điểm</w:t>
      </w:r>
    </w:p>
    <w:p w14:paraId="232EF4B3" w14:textId="77777777" w:rsidR="00017377" w:rsidRDefault="00017377" w:rsidP="00C44487">
      <w:r>
        <w:t>Phương pháp morphology open chỉ phù hợp với trường hợp các vùng vú có độ tách biệt rõ ràng với các vùng khác trong hình ảnh. Nếu có các vùng chồng lấn lên nhau, việc sử dụng morphology open có thể không hiệu quả hoặc dẫn đến mất mát thông tin.</w:t>
      </w:r>
    </w:p>
    <w:p w14:paraId="5B6E3451" w14:textId="77777777" w:rsidR="00017377" w:rsidRDefault="00017377" w:rsidP="00C44487">
      <w:r>
        <w:lastRenderedPageBreak/>
        <w:t xml:space="preserve">Sử dụng morphology open cũng có thể gây ra hiện tượng mất mát các đối tượng nhỏ nằm trong vùng cần tách, vì phương pháp này có thể loại bỏ những đối tượng nhỏ hơn một ngưỡng kích thước nhất định. </w:t>
      </w:r>
      <w:hyperlink w:anchor="bookmark=id.zhkk2ibxz52r">
        <w:r>
          <w:rPr>
            <w:color w:val="1155CC"/>
            <w:u w:val="single"/>
          </w:rPr>
          <w:t>[66]</w:t>
        </w:r>
      </w:hyperlink>
    </w:p>
    <w:p w14:paraId="2DD9F798" w14:textId="543289DA" w:rsidR="00017377" w:rsidRDefault="00017377" w:rsidP="00076CE4">
      <w:pPr>
        <w:pStyle w:val="Heading3"/>
      </w:pPr>
      <w:bookmarkStart w:id="115" w:name="_heading=h.yec9g1bez2qn" w:colFirst="0" w:colLast="0"/>
      <w:bookmarkStart w:id="116" w:name="_Toc135856834"/>
      <w:bookmarkEnd w:id="115"/>
      <w:r>
        <w:t xml:space="preserve">3.2.5. </w:t>
      </w:r>
      <w:r w:rsidR="00401469">
        <w:t>Đ</w:t>
      </w:r>
      <w:r>
        <w:t>ường viền lớn nhất</w:t>
      </w:r>
      <w:r w:rsidR="00401469">
        <w:t xml:space="preserve"> (Largest contour)</w:t>
      </w:r>
      <w:bookmarkEnd w:id="116"/>
    </w:p>
    <w:p w14:paraId="1DFC58D7" w14:textId="77777777" w:rsidR="00017377" w:rsidRDefault="00017377" w:rsidP="00C44487">
      <w:r>
        <w:t>"Get largest contour" là một phương pháp được sử dụng trong xử lý ảnh để tìm đường viền lớn nhất trong một vùng ảnh cụ thể. Phương pháp này thường được sử dụng để phát hiện và phân tách các đối tượng trong ảnh.</w:t>
      </w:r>
    </w:p>
    <w:p w14:paraId="74E8E2AE" w14:textId="77777777" w:rsidR="00017377" w:rsidRDefault="00017377" w:rsidP="00C44487">
      <w:r>
        <w:t>Để thực hiện phương pháp này, trước hết cần phải áp dụng các kỹ thuật xử lý ảnh như lọc ảnh, chuyển đổi không gian màu, hoặc phát hiện cạnh để tạo ra một ảnh nhị phân. Sau đó, áp dụng các phép biến đổi hình thái học để loại bỏ nhiễu và cải thiện đường viền của các đối tượng trong ảnh.</w:t>
      </w:r>
    </w:p>
    <w:p w14:paraId="254D1E5B" w14:textId="77777777" w:rsidR="00017377" w:rsidRDefault="00017377" w:rsidP="00C44487">
      <w:r>
        <w:t>Tiếp theo, sử dụng thuật toán tìm kiếm đường viền để tìm ra các đường viền trong ảnh và sau đó tìm ra đường viền lớn nhất. Đường viền này có thể được sử dụng để phát hiện và phân tách các đối tượng trong ảnh.</w:t>
      </w:r>
    </w:p>
    <w:p w14:paraId="1A924754" w14:textId="77777777" w:rsidR="00017377" w:rsidRDefault="00017377" w:rsidP="00C44487">
      <w:r>
        <w:t>Phương pháp "Get largest contour" được sử dụng trong nhiều ứng dụng xử lý ảnh như phân tích y học, nhận dạng khuôn mặt, nhận dạng ký tự, nhận dạng đối tượng, v.v.</w:t>
      </w:r>
    </w:p>
    <w:p w14:paraId="78C712D1" w14:textId="77777777" w:rsidR="00017377" w:rsidRDefault="00017377" w:rsidP="00C44487">
      <w:r>
        <w:t>Để có được đường viền lớn nhất, các bước sau được thực hiện:</w:t>
      </w:r>
    </w:p>
    <w:p w14:paraId="0829C9B3" w14:textId="7FDA0676" w:rsidR="00017377" w:rsidRDefault="00017377" w:rsidP="00C44487">
      <w:pPr>
        <w:pStyle w:val="ListParagraph"/>
        <w:numPr>
          <w:ilvl w:val="0"/>
          <w:numId w:val="29"/>
        </w:numPr>
      </w:pPr>
      <w:r>
        <w:t>Chuyển đổi ảnh màu sang không gian màu HSV để dễ dàng phân đoạn các vùng màu.</w:t>
      </w:r>
    </w:p>
    <w:p w14:paraId="462B8F8D" w14:textId="01E64BF5" w:rsidR="00017377" w:rsidRDefault="00017377" w:rsidP="00C44487">
      <w:pPr>
        <w:pStyle w:val="ListParagraph"/>
        <w:numPr>
          <w:ilvl w:val="0"/>
          <w:numId w:val="29"/>
        </w:numPr>
      </w:pPr>
      <w:r>
        <w:t>Sử dụng thuật toán Graph Cuts để phân đoạn ảnh và tạo ra một mask.</w:t>
      </w:r>
    </w:p>
    <w:p w14:paraId="102EDE8E" w14:textId="4E8ED5EF" w:rsidR="00017377" w:rsidRDefault="00017377" w:rsidP="00C44487">
      <w:pPr>
        <w:pStyle w:val="ListParagraph"/>
        <w:numPr>
          <w:ilvl w:val="0"/>
          <w:numId w:val="29"/>
        </w:numPr>
      </w:pPr>
      <w:r>
        <w:t>Áp dụng phép toán morphology để xử lý mask và loại bỏ các vùng nhỏ.</w:t>
      </w:r>
    </w:p>
    <w:p w14:paraId="711CA841" w14:textId="7EC5FC74" w:rsidR="00017377" w:rsidRDefault="00017377" w:rsidP="00C44487">
      <w:pPr>
        <w:pStyle w:val="ListParagraph"/>
        <w:numPr>
          <w:ilvl w:val="0"/>
          <w:numId w:val="29"/>
        </w:numPr>
      </w:pPr>
      <w:r>
        <w:t>Sử dụng thuật toán Active Contour để có được đường viền lớn nhất của vùng phân đoạn.</w:t>
      </w:r>
    </w:p>
    <w:p w14:paraId="736FA811" w14:textId="77777777" w:rsidR="00017377" w:rsidRDefault="00017377" w:rsidP="00C44487">
      <w:r>
        <w:t>Do đó, "get largest contour" ở đây được hiểu là việc sử dụng thuật toán Active Contour để tìm ra đường viền lớn nhất của vùng được phân đoạn. [65]</w:t>
      </w:r>
    </w:p>
    <w:p w14:paraId="1D8F8818" w14:textId="77777777" w:rsidR="00017377" w:rsidRDefault="00017377" w:rsidP="00076CE4">
      <w:pPr>
        <w:pStyle w:val="Heading4"/>
        <w:ind w:left="3" w:hanging="3"/>
      </w:pPr>
      <w:bookmarkStart w:id="117" w:name="_heading=h.mdeg5ufck8jf" w:colFirst="0" w:colLast="0"/>
      <w:bookmarkEnd w:id="117"/>
      <w:r>
        <w:lastRenderedPageBreak/>
        <w:t>3.2.5.1. Ưu điểm</w:t>
      </w:r>
    </w:p>
    <w:p w14:paraId="2664B432" w14:textId="77777777" w:rsidR="00017377" w:rsidRDefault="00017377" w:rsidP="00C44487">
      <w:r>
        <w:t>Phương pháp đơn giản và dễ hiểu, có thể áp dụng cho nhiều bài toán khác nhau.</w:t>
      </w:r>
    </w:p>
    <w:p w14:paraId="0061B3D7" w14:textId="77777777" w:rsidR="00017377" w:rsidRDefault="00017377" w:rsidP="00C44487">
      <w:r>
        <w:t>Cho kết quả chính xác và nhanh chóng nếu ảnh đầu vào có đường viền rõ ràng.</w:t>
      </w:r>
    </w:p>
    <w:p w14:paraId="3F3CF222" w14:textId="77777777" w:rsidR="00017377" w:rsidRDefault="00017377" w:rsidP="000E1B7A">
      <w:pPr>
        <w:pStyle w:val="Heading4"/>
        <w:ind w:left="3" w:hanging="3"/>
      </w:pPr>
      <w:bookmarkStart w:id="118" w:name="_heading=h.x95iwqk1swe" w:colFirst="0" w:colLast="0"/>
      <w:bookmarkEnd w:id="118"/>
      <w:r>
        <w:t>3.2.5.2. Nhược điểm</w:t>
      </w:r>
    </w:p>
    <w:p w14:paraId="2021D095" w14:textId="77777777" w:rsidR="00017377" w:rsidRDefault="00017377" w:rsidP="00D91E53">
      <w:r>
        <w:t>Không thể xử lý được những trường hợp ảnh đầu vào có nhiễu hoặc đường viền không rõ ràng.</w:t>
      </w:r>
    </w:p>
    <w:p w14:paraId="4C4B97E7" w14:textId="77777777" w:rsidR="00017377" w:rsidRDefault="00017377" w:rsidP="00D91E53">
      <w:r>
        <w:t>Chỉ cho kết quả tốt khi đường viền lớn nhất là duy nhất, trong trường hợp có nhiều đường viền lớn, phương pháp này không cho kết quả chính xác.</w:t>
      </w:r>
      <w:hyperlink w:anchor="bookmark=id.m4zblzlvidxt">
        <w:r>
          <w:rPr>
            <w:color w:val="1155CC"/>
            <w:u w:val="single"/>
          </w:rPr>
          <w:t>[68]</w:t>
        </w:r>
      </w:hyperlink>
    </w:p>
    <w:p w14:paraId="0B0F6677" w14:textId="753A93F0" w:rsidR="00017377" w:rsidRDefault="00017377" w:rsidP="00401469">
      <w:pPr>
        <w:pStyle w:val="Heading4"/>
        <w:ind w:left="3" w:hanging="3"/>
      </w:pPr>
      <w:bookmarkStart w:id="119" w:name="_heading=h.beqc0zcihdb" w:colFirst="0" w:colLast="0"/>
      <w:bookmarkEnd w:id="119"/>
      <w:r>
        <w:t xml:space="preserve">3.2.6. </w:t>
      </w:r>
      <w:r w:rsidR="00401469">
        <w:t>Vẽ đường viền lớn nhất (</w:t>
      </w:r>
      <w:r w:rsidR="00401469" w:rsidRPr="00401469">
        <w:t>Draw the largest contour</w:t>
      </w:r>
      <w:r w:rsidR="00401469">
        <w:t>)</w:t>
      </w:r>
    </w:p>
    <w:p w14:paraId="68DAAC22" w14:textId="77777777" w:rsidR="00017377" w:rsidRDefault="00017377" w:rsidP="00C44487">
      <w:r>
        <w:t>"Draw largest contour as white filled on black background as mask" là một bước trong xử lý ảnh, nó áp dụng phương pháp tìm đường viền lớn nhất (largest contour) để vẽ đường viền này lên ảnh đầu vào. Sau đó, toàn bộ khu vực bên trong đường viền sẽ được tô màu trắng, còn các khu vực ngoài đường viền sẽ được tô màu đen. Kết quả của bước này sẽ tạo ra một ảnh mặt nạ (mask) với đường viền lớn nhất nằm giữa các khu vực có màu trắng và các khu vực nền đen.</w:t>
      </w:r>
    </w:p>
    <w:p w14:paraId="280A8A71" w14:textId="77777777" w:rsidR="00017377" w:rsidRDefault="00017377" w:rsidP="00C44487">
      <w:r>
        <w:t>"Draw largest contour as white filled on black background as mask" được sử dụng để trích xuất đặc trưng khuôn mặt sử dụng Local Binary Patterns (LBP) cho bài toán nhận diện khuôn mặt.</w:t>
      </w:r>
    </w:p>
    <w:p w14:paraId="376DCEB8" w14:textId="77777777" w:rsidR="00017377" w:rsidRDefault="00017377" w:rsidP="00C44487">
      <w:r>
        <w:t>Phương pháp này bao gồm các bước sau:</w:t>
      </w:r>
    </w:p>
    <w:p w14:paraId="0AA02F21" w14:textId="5FA83722" w:rsidR="00017377" w:rsidRDefault="00D91E53" w:rsidP="00D91E53">
      <w:pPr>
        <w:pStyle w:val="ListParagraph"/>
        <w:numPr>
          <w:ilvl w:val="0"/>
          <w:numId w:val="36"/>
        </w:numPr>
      </w:pPr>
      <w:r>
        <w:t>Bước 1</w:t>
      </w:r>
      <w:r w:rsidR="00017377">
        <w:t>: Chuyển ảnh màu của khuôn mặt thành ảnh xám.</w:t>
      </w:r>
    </w:p>
    <w:p w14:paraId="3E3CC700" w14:textId="467830B3" w:rsidR="00017377" w:rsidRDefault="00D91E53" w:rsidP="00D91E53">
      <w:pPr>
        <w:pStyle w:val="ListParagraph"/>
        <w:numPr>
          <w:ilvl w:val="0"/>
          <w:numId w:val="36"/>
        </w:numPr>
      </w:pPr>
      <w:r>
        <w:t>Bước 2</w:t>
      </w:r>
      <w:r w:rsidR="00017377">
        <w:t>: Áp dụng thuật toán LBP lên ảnh xám để tạo ra một bản đồ đặc trưng.</w:t>
      </w:r>
    </w:p>
    <w:p w14:paraId="3CAB25D0" w14:textId="36C2FAA3" w:rsidR="00017377" w:rsidRDefault="00017377" w:rsidP="00D91E53">
      <w:pPr>
        <w:pStyle w:val="ListParagraph"/>
        <w:numPr>
          <w:ilvl w:val="0"/>
          <w:numId w:val="36"/>
        </w:numPr>
      </w:pPr>
      <w:r>
        <w:t>B</w:t>
      </w:r>
      <w:r w:rsidR="00D91E53">
        <w:t>ước 3</w:t>
      </w:r>
      <w:r>
        <w:t>: Sử dụng phép toán morphology "closing" để loại bỏ các lỗ nhỏ trong bản đồ đặc trưng, nối các vùng gần nhau lại với nhau.</w:t>
      </w:r>
    </w:p>
    <w:p w14:paraId="0CD67C19" w14:textId="53A43B05" w:rsidR="00017377" w:rsidRDefault="00017377" w:rsidP="00D91E53">
      <w:pPr>
        <w:pStyle w:val="ListParagraph"/>
        <w:numPr>
          <w:ilvl w:val="0"/>
          <w:numId w:val="36"/>
        </w:numPr>
      </w:pPr>
      <w:r>
        <w:t>B</w:t>
      </w:r>
      <w:r w:rsidR="00D91E53">
        <w:t>ước 4</w:t>
      </w:r>
      <w:r>
        <w:t>: Áp dụng thuật toán contour để tìm ra đường viền lớn nhất của các vùng kết nối trong bản đồ đặc trưng đã được xử lý bằng phép toán morphology.</w:t>
      </w:r>
    </w:p>
    <w:p w14:paraId="1B639543" w14:textId="5B7A1C39" w:rsidR="00017377" w:rsidRDefault="00017377" w:rsidP="00D91E53">
      <w:pPr>
        <w:pStyle w:val="ListParagraph"/>
        <w:numPr>
          <w:ilvl w:val="0"/>
          <w:numId w:val="36"/>
        </w:numPr>
      </w:pPr>
      <w:r>
        <w:lastRenderedPageBreak/>
        <w:t>B</w:t>
      </w:r>
      <w:r w:rsidR="00D91E53">
        <w:t xml:space="preserve">ước </w:t>
      </w:r>
      <w:r>
        <w:t>5: Vẽ đường viền lớn nhất trên nền đen, tạo thành một mặt nạ (mask) với các vùng đen bao quanh đường viền và vùng trắng tạo thành đường viền.</w:t>
      </w:r>
    </w:p>
    <w:p w14:paraId="086AD307" w14:textId="65985146" w:rsidR="00017377" w:rsidRPr="009952DA" w:rsidRDefault="00017377" w:rsidP="00C44487">
      <w:r>
        <w:t xml:space="preserve">Mask này sẽ được sử dụng để loại bỏ các phần không cần thiết trong khuôn mặt, chỉ giữ lại phần nằm trong đường viền lớn nhất để trích xuất đặc trưng cho việc nhận diện khuôn mặt. </w:t>
      </w:r>
      <w:hyperlink w:anchor="bookmark=id.ynzmsrcb7vf8">
        <w:r>
          <w:rPr>
            <w:color w:val="1155CC"/>
            <w:u w:val="single"/>
          </w:rPr>
          <w:t>[71]</w:t>
        </w:r>
      </w:hyperlink>
      <w:r w:rsidR="009952DA">
        <w:rPr>
          <w:noProof/>
        </w:rPr>
        <mc:AlternateContent>
          <mc:Choice Requires="wps">
            <w:drawing>
              <wp:anchor distT="0" distB="0" distL="114300" distR="114300" simplePos="0" relativeHeight="251704320" behindDoc="0" locked="0" layoutInCell="1" allowOverlap="1" wp14:anchorId="1F72E3F7" wp14:editId="10E22B1E">
                <wp:simplePos x="0" y="0"/>
                <wp:positionH relativeFrom="column">
                  <wp:posOffset>553085</wp:posOffset>
                </wp:positionH>
                <wp:positionV relativeFrom="paragraph">
                  <wp:posOffset>4875530</wp:posOffset>
                </wp:positionV>
                <wp:extent cx="3924300" cy="635"/>
                <wp:effectExtent l="0" t="0" r="0" b="0"/>
                <wp:wrapTopAndBottom/>
                <wp:docPr id="1364443016" name="Text Box 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464BD0DC" w14:textId="358A02BC" w:rsidR="009952DA" w:rsidRPr="00AB3B06" w:rsidRDefault="009952DA" w:rsidP="009952DA">
                            <w:pPr>
                              <w:pStyle w:val="Caption"/>
                              <w:rPr>
                                <w:sz w:val="26"/>
                                <w:szCs w:val="24"/>
                              </w:rPr>
                            </w:pPr>
                            <w:bookmarkStart w:id="120" w:name="_Toc135857392"/>
                            <w:r>
                              <w:t>Hình 3.</w:t>
                            </w:r>
                            <w:fldSimple w:instr=" SEQ Hình_3. \* ARABIC ">
                              <w:r>
                                <w:rPr>
                                  <w:noProof/>
                                </w:rPr>
                                <w:t>5</w:t>
                              </w:r>
                            </w:fldSimple>
                            <w:r>
                              <w:t xml:space="preserve"> </w:t>
                            </w:r>
                            <w:r w:rsidRPr="004455AB">
                              <w:t>Hình minh họa lấy đường viền có diện tích lớn nhất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2E3F7" id="_x0000_s1034" type="#_x0000_t202" style="position:absolute;left:0;text-align:left;margin-left:43.55pt;margin-top:383.9pt;width:30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flGgIAAD8EAAAOAAAAZHJzL2Uyb0RvYy54bWysU01v2zAMvQ/YfxB0X5yPrWi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u5t+nI0pJCl2M/sU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" stroked="f">
                <v:textbox style="mso-fit-shape-to-text:t" inset="0,0,0,0">
                  <w:txbxContent>
                    <w:p w14:paraId="464BD0DC" w14:textId="358A02BC" w:rsidR="009952DA" w:rsidRPr="00AB3B06" w:rsidRDefault="009952DA" w:rsidP="009952DA">
                      <w:pPr>
                        <w:pStyle w:val="Caption"/>
                        <w:rPr>
                          <w:sz w:val="26"/>
                          <w:szCs w:val="24"/>
                        </w:rPr>
                      </w:pPr>
                      <w:bookmarkStart w:id="121" w:name="_Toc135857392"/>
                      <w:r>
                        <w:t>Hình 3.</w:t>
                      </w:r>
                      <w:fldSimple w:instr=" SEQ Hình_3. \* ARABIC ">
                        <w:r>
                          <w:rPr>
                            <w:noProof/>
                          </w:rPr>
                          <w:t>5</w:t>
                        </w:r>
                      </w:fldSimple>
                      <w:r>
                        <w:t xml:space="preserve"> </w:t>
                      </w:r>
                      <w:r w:rsidRPr="004455AB">
                        <w:t>Hình minh họa lấy đường viền có diện tích lớn nhất</w:t>
                      </w:r>
                      <w:bookmarkEnd w:id="121"/>
                    </w:p>
                  </w:txbxContent>
                </v:textbox>
                <w10:wrap type="topAndBottom"/>
              </v:shape>
            </w:pict>
          </mc:Fallback>
        </mc:AlternateContent>
      </w:r>
      <w:r>
        <w:rPr>
          <w:noProof/>
        </w:rPr>
        <w:drawing>
          <wp:anchor distT="0" distB="0" distL="114300" distR="114300" simplePos="0" relativeHeight="251639808" behindDoc="0" locked="0" layoutInCell="1" hidden="0" allowOverlap="1" wp14:anchorId="00D5DAB6" wp14:editId="27341890">
            <wp:simplePos x="0" y="0"/>
            <wp:positionH relativeFrom="column">
              <wp:posOffset>553085</wp:posOffset>
            </wp:positionH>
            <wp:positionV relativeFrom="paragraph">
              <wp:posOffset>871220</wp:posOffset>
            </wp:positionV>
            <wp:extent cx="3924300" cy="3947160"/>
            <wp:effectExtent l="0" t="0" r="0" b="0"/>
            <wp:wrapTopAndBottom distT="0" distB="0"/>
            <wp:docPr id="170827239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924300" cy="3947160"/>
                    </a:xfrm>
                    <a:prstGeom prst="rect">
                      <a:avLst/>
                    </a:prstGeom>
                    <a:ln/>
                  </pic:spPr>
                </pic:pic>
              </a:graphicData>
            </a:graphic>
          </wp:anchor>
        </w:drawing>
      </w:r>
      <w:bookmarkStart w:id="122" w:name="_heading=h.p9qmp1hqgh3o" w:colFirst="0" w:colLast="0"/>
      <w:bookmarkEnd w:id="122"/>
    </w:p>
    <w:p w14:paraId="5E391340" w14:textId="77777777" w:rsidR="00017377" w:rsidRDefault="00017377" w:rsidP="000E1B7A">
      <w:pPr>
        <w:pStyle w:val="Heading4"/>
        <w:ind w:left="3" w:hanging="3"/>
      </w:pPr>
      <w:r>
        <w:t>3.2.6.1. Ưu điểm</w:t>
      </w:r>
    </w:p>
    <w:p w14:paraId="4EA4540B" w14:textId="77777777" w:rsidR="00017377" w:rsidRDefault="00017377" w:rsidP="00C44487">
      <w:r>
        <w:t>Phương pháp này có thể tách đối tượng lung nodule từ nền ảnh CT một cách rõ ràng, tạo ra một mask trắng đơn giản mô tả vị trí của khối u phổi trong ảnh CT.</w:t>
      </w:r>
    </w:p>
    <w:p w14:paraId="11390304" w14:textId="77777777" w:rsidR="00017377" w:rsidRDefault="00017377" w:rsidP="00C44487">
      <w:r>
        <w:t>Nó có thể sử dụng được cho các hình dạng đối tượng khác nhau, không giới hạn bởi hình dạng hay kích thước của đối tượng.</w:t>
      </w:r>
    </w:p>
    <w:p w14:paraId="53355BD6" w14:textId="77777777" w:rsidR="00017377" w:rsidRDefault="00017377" w:rsidP="000E1B7A">
      <w:pPr>
        <w:pStyle w:val="Heading4"/>
        <w:ind w:left="3" w:hanging="3"/>
      </w:pPr>
      <w:bookmarkStart w:id="123" w:name="_heading=h.t82lhbirzq02" w:colFirst="0" w:colLast="0"/>
      <w:bookmarkEnd w:id="123"/>
      <w:r>
        <w:t>3.2.6.2. Nhược điểm</w:t>
      </w:r>
    </w:p>
    <w:p w14:paraId="4111011A" w14:textId="77777777" w:rsidR="00017377" w:rsidRDefault="00017377" w:rsidP="00C44487">
      <w:r>
        <w:t>Phương pháp này chỉ tạo ra một mask đơn giản với đường viền lớn nhất, bỏ qua các chi tiết nhỏ hơn của đối tượng lung nodule trong ảnh CT.</w:t>
      </w:r>
    </w:p>
    <w:p w14:paraId="44640C8D" w14:textId="77777777" w:rsidR="00017377" w:rsidRDefault="00017377" w:rsidP="00C44487">
      <w:r>
        <w:lastRenderedPageBreak/>
        <w:t xml:space="preserve">Nếu có nhiều đối tượng lung nodule trong ảnh CT, phương pháp này chỉ tách được đối tượng có đường viền lớn nhất và bỏ qua các đối tượng khác. </w:t>
      </w:r>
      <w:hyperlink w:anchor="bookmark=id.9x8vc1nux4b6">
        <w:r>
          <w:rPr>
            <w:color w:val="1155CC"/>
            <w:u w:val="single"/>
          </w:rPr>
          <w:t>[72]</w:t>
        </w:r>
      </w:hyperlink>
    </w:p>
    <w:p w14:paraId="4D424959" w14:textId="77777777" w:rsidR="00017377" w:rsidRDefault="00017377" w:rsidP="000E1B7A">
      <w:pPr>
        <w:pStyle w:val="Heading3"/>
      </w:pPr>
      <w:bookmarkStart w:id="124" w:name="_heading=h.plbvz5bp0gn3" w:colFirst="0" w:colLast="0"/>
      <w:bookmarkStart w:id="125" w:name="_Toc135856835"/>
      <w:bookmarkEnd w:id="124"/>
      <w:r>
        <w:t>3.2.9. Biến đổi màu sắc bằng bảng tra cứu (Look-Up Table)</w:t>
      </w:r>
      <w:bookmarkEnd w:id="125"/>
    </w:p>
    <w:p w14:paraId="0304CA28" w14:textId="77777777" w:rsidR="00017377" w:rsidRDefault="00017377" w:rsidP="00C44487">
      <w:r>
        <w:t>Hàm LUT trong thư viện OpenCV được sử dụng để thực hiện ánh xạ đầu vào của hình ảnh thông qua một bảng tra cứu (lookup table). Đầu vào có thể là một hình ảnh grayscale hoặc hình ảnh màu.</w:t>
      </w:r>
    </w:p>
    <w:p w14:paraId="69CC0671" w14:textId="77777777" w:rsidR="00017377" w:rsidRDefault="00017377" w:rsidP="00C44487">
      <w:r>
        <w:t>Công dụng chính của LUT là thay đổi giá trị màu sắc hoặc cường độ của các điểm ảnh trong hình ảnh dựa trên ánh xạ được xác định trong bảng tra cứu. Bảng tra cứu này chỉ định cách ánh xạ từ giá trị đầu vào (ví dụ: giá trị màu sắc hoặc cường độ) đến giá trị đầu ra tương ứng.</w:t>
      </w:r>
    </w:p>
    <w:p w14:paraId="532019CF" w14:textId="77777777" w:rsidR="00017377" w:rsidRDefault="00017377" w:rsidP="00C44487">
      <w:r>
        <w:t>Khi áp dụng hàm LUT, từng giá trị điểm ảnh trong hình ảnh đầu vào sẽ được tra cứu trong bảng tra cứu để tìm giá trị tương ứng. Kết quả là hình ảnh đầu ra có các giá trị điểm ảnh đã được thay đổi dựa trên ánh xạ trong bảng tra cứu.</w:t>
      </w:r>
    </w:p>
    <w:p w14:paraId="118AF53E" w14:textId="77777777" w:rsidR="00017377" w:rsidRDefault="00017377" w:rsidP="00C44487">
      <w:r>
        <w:t>Hàm LUT có nhiều ứng dụng trong xử lý hình ảnh, bao gồm việc thay đổi độ tương phản, điều chỉnh độ sáng tối, biến đổi màu sắc và hiệu ứng hình ảnh khác. Nó cho phép chúng ta tùy chỉnh và điều chỉnh hình ảnh dựa trên ánh xạ tùy ý, tạo ra các hiệu ứng hình ảnh độc đáo và nâng cao chất lượng hình ảnh.</w:t>
      </w:r>
    </w:p>
    <w:p w14:paraId="1AEEF33D" w14:textId="77777777" w:rsidR="00017377" w:rsidRDefault="00017377" w:rsidP="00C44487">
      <w:r>
        <w:t xml:space="preserve"> Hàm LUT còn có thể được sử dụng để thực hiện các phép biến đổi tùy chỉnh trên hình ảnh. Bằng cách xác định một bảng tra cứu phù hợp, chúng ta có thể ánh xạ các giá trị điểm ảnh đầu vào sang các giá trị đầu ra mong muốn. Điều này cho phép chúng ta thực hiện các phép biến đổi không tuyến tính, tạo ra các hiệu ứng hình ảnh độc đáo và phức tạp hơn.</w:t>
      </w:r>
    </w:p>
    <w:p w14:paraId="5BF628FA" w14:textId="77777777" w:rsidR="00017377" w:rsidRDefault="00017377" w:rsidP="00C44487">
      <w:r>
        <w:t>Hàm LUT thường được sử dụng trong các tác vụ như việc điều chỉnh độ tương phản, cân bằng màu sắc, đảo ngược hình ảnh (inversion), tạo hiệu ứng tone mapping và nhiều ứng dụng khác. Nó cung cấp một cách linh hoạt để thay đổi hình ảnh theo ý muốn của chúng ta, mở ra nhiều khả năng sáng tạo và tùy chỉnh trong xử lý hình ảnh.</w:t>
      </w:r>
    </w:p>
    <w:p w14:paraId="3B4306C4" w14:textId="50DE8FC6" w:rsidR="00017377" w:rsidRPr="00DC0DCE" w:rsidRDefault="00017377" w:rsidP="00DC0DCE">
      <w:r>
        <w:lastRenderedPageBreak/>
        <w:t xml:space="preserve">Tuy hàm LUT không phổ biến như một số hàm xử lý hình ảnh khác, nhưng nó là một công cụ mạnh mẽ và hữu ích cho các tác vụ xử lý hình ảnh tùy chỉnh và phức tạp. Việc hiểu và sử dụng đúng cách hàm này sẽ giúp chúng ta thực hiện các biến đổi và hiệu ứng hình ảnh đa dạng và chính xác hơn trong quá trình xử lý hình ảnh. </w:t>
      </w:r>
      <w:r w:rsidR="009952DA">
        <w:rPr>
          <w:noProof/>
        </w:rPr>
        <mc:AlternateContent>
          <mc:Choice Requires="wps">
            <w:drawing>
              <wp:anchor distT="0" distB="0" distL="114300" distR="114300" simplePos="0" relativeHeight="251708416" behindDoc="0" locked="0" layoutInCell="1" allowOverlap="1" wp14:anchorId="632DB7F3" wp14:editId="07F9CD59">
                <wp:simplePos x="0" y="0"/>
                <wp:positionH relativeFrom="column">
                  <wp:posOffset>286385</wp:posOffset>
                </wp:positionH>
                <wp:positionV relativeFrom="paragraph">
                  <wp:posOffset>5995035</wp:posOffset>
                </wp:positionV>
                <wp:extent cx="4960620" cy="635"/>
                <wp:effectExtent l="0" t="0" r="0" b="0"/>
                <wp:wrapTopAndBottom/>
                <wp:docPr id="1709672946" name="Text Box 1"/>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wps:spPr>
                      <wps:txbx>
                        <w:txbxContent>
                          <w:p w14:paraId="70CEC720" w14:textId="5CAEB607" w:rsidR="009952DA" w:rsidRPr="006968B1" w:rsidRDefault="009952DA" w:rsidP="009952DA">
                            <w:pPr>
                              <w:pStyle w:val="Caption"/>
                              <w:rPr>
                                <w:sz w:val="26"/>
                                <w:szCs w:val="24"/>
                              </w:rPr>
                            </w:pPr>
                            <w:bookmarkStart w:id="126" w:name="_Toc135857393"/>
                            <w:r>
                              <w:t>Hình 3.</w:t>
                            </w:r>
                            <w:fldSimple w:instr=" SEQ Hình_3. \* ARABIC ">
                              <w:r>
                                <w:rPr>
                                  <w:noProof/>
                                </w:rPr>
                                <w:t>6</w:t>
                              </w:r>
                            </w:fldSimple>
                            <w:r>
                              <w:t xml:space="preserve"> </w:t>
                            </w:r>
                            <w:r w:rsidRPr="00C85016">
                              <w:t>Hình minh họa sử dụng hàm LUT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DB7F3" id="_x0000_s1035" type="#_x0000_t202" style="position:absolute;left:0;text-align:left;margin-left:22.55pt;margin-top:472.05pt;width:390.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iV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m8V0MaeQpNji/c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" stroked="f">
                <v:textbox style="mso-fit-shape-to-text:t" inset="0,0,0,0">
                  <w:txbxContent>
                    <w:p w14:paraId="70CEC720" w14:textId="5CAEB607" w:rsidR="009952DA" w:rsidRPr="006968B1" w:rsidRDefault="009952DA" w:rsidP="009952DA">
                      <w:pPr>
                        <w:pStyle w:val="Caption"/>
                        <w:rPr>
                          <w:sz w:val="26"/>
                          <w:szCs w:val="24"/>
                        </w:rPr>
                      </w:pPr>
                      <w:bookmarkStart w:id="127" w:name="_Toc135857393"/>
                      <w:r>
                        <w:t>Hình 3.</w:t>
                      </w:r>
                      <w:fldSimple w:instr=" SEQ Hình_3. \* ARABIC ">
                        <w:r>
                          <w:rPr>
                            <w:noProof/>
                          </w:rPr>
                          <w:t>6</w:t>
                        </w:r>
                      </w:fldSimple>
                      <w:r>
                        <w:t xml:space="preserve"> </w:t>
                      </w:r>
                      <w:r w:rsidRPr="00C85016">
                        <w:t>Hình minh họa sử dụng hàm LUT</w:t>
                      </w:r>
                      <w:bookmarkEnd w:id="127"/>
                    </w:p>
                  </w:txbxContent>
                </v:textbox>
                <w10:wrap type="topAndBottom"/>
              </v:shape>
            </w:pict>
          </mc:Fallback>
        </mc:AlternateContent>
      </w:r>
      <w:r>
        <w:rPr>
          <w:noProof/>
        </w:rPr>
        <w:drawing>
          <wp:anchor distT="0" distB="0" distL="114300" distR="114300" simplePos="0" relativeHeight="251643904" behindDoc="0" locked="0" layoutInCell="1" hidden="0" allowOverlap="1" wp14:anchorId="149F18BE" wp14:editId="3684FA7E">
            <wp:simplePos x="0" y="0"/>
            <wp:positionH relativeFrom="column">
              <wp:posOffset>286385</wp:posOffset>
            </wp:positionH>
            <wp:positionV relativeFrom="paragraph">
              <wp:posOffset>1190625</wp:posOffset>
            </wp:positionV>
            <wp:extent cx="4960620" cy="4747260"/>
            <wp:effectExtent l="0" t="0" r="0" b="0"/>
            <wp:wrapTopAndBottom distT="0" distB="0"/>
            <wp:docPr id="1708272392" name="image6.png" descr="A picture containing moon, medical imaging&#10;&#10;Description automatically generated"/>
            <wp:cNvGraphicFramePr/>
            <a:graphic xmlns:a="http://schemas.openxmlformats.org/drawingml/2006/main">
              <a:graphicData uri="http://schemas.openxmlformats.org/drawingml/2006/picture">
                <pic:pic xmlns:pic="http://schemas.openxmlformats.org/drawingml/2006/picture">
                  <pic:nvPicPr>
                    <pic:cNvPr id="1708272392" name="image6.png" descr="A picture containing moon, medical imaging&#10;&#10;Description automatically generated"/>
                    <pic:cNvPicPr preferRelativeResize="0"/>
                  </pic:nvPicPr>
                  <pic:blipFill>
                    <a:blip r:embed="rId43"/>
                    <a:srcRect/>
                    <a:stretch>
                      <a:fillRect/>
                    </a:stretch>
                  </pic:blipFill>
                  <pic:spPr>
                    <a:xfrm>
                      <a:off x="0" y="0"/>
                      <a:ext cx="4960620" cy="4747260"/>
                    </a:xfrm>
                    <a:prstGeom prst="rect">
                      <a:avLst/>
                    </a:prstGeom>
                    <a:ln/>
                  </pic:spPr>
                </pic:pic>
              </a:graphicData>
            </a:graphic>
          </wp:anchor>
        </w:drawing>
      </w:r>
    </w:p>
    <w:p w14:paraId="3B2AFFB2" w14:textId="1E7F8172" w:rsidR="00017377" w:rsidRDefault="00017377" w:rsidP="000E1B7A">
      <w:pPr>
        <w:pStyle w:val="Heading3"/>
      </w:pPr>
      <w:bookmarkStart w:id="128" w:name="_heading=h.mej3906lce7n" w:colFirst="0" w:colLast="0"/>
      <w:bookmarkStart w:id="129" w:name="_Toc135856836"/>
      <w:bookmarkEnd w:id="128"/>
      <w:r>
        <w:t>3.2.10 Lật ảnh</w:t>
      </w:r>
      <w:bookmarkEnd w:id="129"/>
      <w:r>
        <w:t xml:space="preserve"> </w:t>
      </w:r>
    </w:p>
    <w:p w14:paraId="7BA016FE" w14:textId="77777777" w:rsidR="00017377" w:rsidRDefault="00017377" w:rsidP="00C44487">
      <w:r>
        <w:t>Hàm flip trong thư viện OpenCV có tác dụng làm đảo ngược hình ảnh hoặc video theo chiều ngang hoặc chiều dọc. Bằng cách áp dụng hàm này, chúng ta có thể tạo ra hiệu ứng lật hình hoặc lật video một cách dễ dàng.</w:t>
      </w:r>
    </w:p>
    <w:p w14:paraId="479F0B7A" w14:textId="77777777" w:rsidR="00017377" w:rsidRDefault="00017377" w:rsidP="00C44487">
      <w:r>
        <w:t>Hàm flip nhận vào hai tham số chính. Tham số đầu tiên là đối tượng ảnh hoặc video đầu vào mà chúng ta muốn lật. Tham số thứ hai là flipCode, là mã xác định hướng lật mà chúng ta muốn áp dụng. Có ba mã chính được sử dụng:</w:t>
      </w:r>
    </w:p>
    <w:p w14:paraId="3B88353E" w14:textId="7FCED40C" w:rsidR="00017377" w:rsidRDefault="00017377" w:rsidP="00D91E53">
      <w:pPr>
        <w:pStyle w:val="ListParagraph"/>
        <w:numPr>
          <w:ilvl w:val="0"/>
          <w:numId w:val="37"/>
        </w:numPr>
      </w:pPr>
      <w:r>
        <w:lastRenderedPageBreak/>
        <w:t>flipCode = 0: Lật ảnh hoặc video theo chiều ngang. Điều này có nghĩa là hình ảnh hoặc video sẽ được lật qua trục đứng, mọi thứ từ bên phải sẽ chuyển sang bên trái và ngược lại.</w:t>
      </w:r>
    </w:p>
    <w:p w14:paraId="736F50E7" w14:textId="5BCF5DBF" w:rsidR="00017377" w:rsidRDefault="00017377" w:rsidP="00D91E53">
      <w:pPr>
        <w:pStyle w:val="ListParagraph"/>
        <w:numPr>
          <w:ilvl w:val="0"/>
          <w:numId w:val="37"/>
        </w:numPr>
      </w:pPr>
      <w:r>
        <w:t>flipCode &gt; 0: Lật ảnh hoặc video theo chiều dọc. Khi áp dụng mã này, hình ảnh hoặc video sẽ được lật qua trục ngang, mọi thứ từ trên xuống sẽ chuyển sang dưới và ngược lại.</w:t>
      </w:r>
    </w:p>
    <w:p w14:paraId="107FB5C4" w14:textId="31701E6D" w:rsidR="00017377" w:rsidRDefault="00017377" w:rsidP="00D91E53">
      <w:pPr>
        <w:pStyle w:val="ListParagraph"/>
        <w:numPr>
          <w:ilvl w:val="0"/>
          <w:numId w:val="37"/>
        </w:numPr>
      </w:pPr>
      <w:r>
        <w:t>flipCode &lt; 0: Lật ảnh hoặc video cả hai chiều, tức là lật cả theo chiều ngang và chiều dọc.</w:t>
      </w:r>
    </w:p>
    <w:p w14:paraId="0E6CDFD2" w14:textId="77777777" w:rsidR="00017377" w:rsidRDefault="00017377" w:rsidP="00C44487">
      <w:r>
        <w:t>Bằng cách sử dụng hàm cv2.flip, chúng ta có thể thay đổi hướng và vị trí của hình ảnh hoặc video, tạo ra các hiệu ứng thú vị và cải thiện khả năng xử lý ảnh trong các ứng dụng thị giác máy tính và xử lý video.</w:t>
      </w:r>
    </w:p>
    <w:p w14:paraId="01D336F0" w14:textId="77777777" w:rsidR="00017377" w:rsidRDefault="00017377" w:rsidP="00C44487">
      <w:r>
        <w:t>Khi chúng ta cần thay đổi góc nhìn của hình ảnh hoặc video, chẳng hạn như lật ngược hoặc lật dọc, chúng ta có thể sử dụng flip để đảo ngược hình ảnh theo các hướng khác nhau.</w:t>
      </w:r>
    </w:p>
    <w:p w14:paraId="1EEF38C8" w14:textId="77777777" w:rsidR="00017377" w:rsidRDefault="00017377" w:rsidP="00C44487">
      <w:r>
        <w:t>Trong quá trình huấn luyện mô hình máy học, có thể yêu cầu sự đa dạng trong dữ liệu huấn luyện. Bằng cách lật hình ảnh hoặc video, chúng ta có thể tạo ra thêm phiên bản dữ liệu huấn luyện đối xứng hoặc nghịch đảo, từ đó tăng tính đa dạng của dữ liệu.</w:t>
      </w:r>
    </w:p>
    <w:p w14:paraId="5A620ED9" w14:textId="77777777" w:rsidR="00017377" w:rsidRDefault="00017377" w:rsidP="00C44487">
      <w:r>
        <w:t>Điều chỉnh góc nhìn và hướng di chuyển: Trong một số trường hợp, chúng ta có thể muốn thay đổi góc nhìn hoặc hướng di chuyển của đối tượng trong hình ảnh. Bằng cách sử dụng flip, chúng ta có thể làm điều này một cách dễ dàng.</w:t>
      </w:r>
    </w:p>
    <w:p w14:paraId="7EE08287" w14:textId="77777777" w:rsidR="00017377" w:rsidRDefault="00017377" w:rsidP="00C44487">
      <w:r>
        <w:t>Cải thiện độ chính xác của mô hình: Trong một số trường hợp, việc lật hình ảnh hoặc video có thể cải thiện độ chính xác của mô hình phân loại hoặc nhận dạng. Điều này đặc biệt hữu ích khi đối tượng có tính chất đối xứng hoặc khi mô hình đang gặp khó khăn trong việc phân biệt giữa hai hướng.</w:t>
      </w:r>
    </w:p>
    <w:p w14:paraId="05FC843C" w14:textId="6CCCF521" w:rsidR="00017377" w:rsidRDefault="005B3E20" w:rsidP="00C44487">
      <w:r>
        <w:rPr>
          <w:noProof/>
        </w:rPr>
        <w:lastRenderedPageBreak/>
        <w:drawing>
          <wp:anchor distT="0" distB="0" distL="114300" distR="114300" simplePos="0" relativeHeight="251648000" behindDoc="0" locked="0" layoutInCell="1" hidden="0" allowOverlap="1" wp14:anchorId="268A7E37" wp14:editId="0DE4F5AB">
            <wp:simplePos x="0" y="0"/>
            <wp:positionH relativeFrom="margin">
              <wp:align>center</wp:align>
            </wp:positionH>
            <wp:positionV relativeFrom="paragraph">
              <wp:posOffset>1116965</wp:posOffset>
            </wp:positionV>
            <wp:extent cx="4322445" cy="3980815"/>
            <wp:effectExtent l="0" t="0" r="1905" b="635"/>
            <wp:wrapTopAndBottom/>
            <wp:docPr id="1708272395" name="image13.png" descr="A close-up of a breas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95" name="image13.png" descr="A close-up of a breast&#10;&#10;Description automatically generated with low confidence"/>
                    <pic:cNvPicPr preferRelativeResize="0"/>
                  </pic:nvPicPr>
                  <pic:blipFill>
                    <a:blip r:embed="rId44"/>
                    <a:srcRect/>
                    <a:stretch>
                      <a:fillRect/>
                    </a:stretch>
                  </pic:blipFill>
                  <pic:spPr>
                    <a:xfrm>
                      <a:off x="0" y="0"/>
                      <a:ext cx="4322445" cy="398081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3D9D15D5" wp14:editId="05B8A1A1">
                <wp:simplePos x="0" y="0"/>
                <wp:positionH relativeFrom="margin">
                  <wp:align>center</wp:align>
                </wp:positionH>
                <wp:positionV relativeFrom="paragraph">
                  <wp:posOffset>5200015</wp:posOffset>
                </wp:positionV>
                <wp:extent cx="4322445" cy="259080"/>
                <wp:effectExtent l="0" t="0" r="1905" b="7620"/>
                <wp:wrapTopAndBottom/>
                <wp:docPr id="821567791" name="Text Box 1"/>
                <wp:cNvGraphicFramePr/>
                <a:graphic xmlns:a="http://schemas.openxmlformats.org/drawingml/2006/main">
                  <a:graphicData uri="http://schemas.microsoft.com/office/word/2010/wordprocessingShape">
                    <wps:wsp>
                      <wps:cNvSpPr txBox="1"/>
                      <wps:spPr>
                        <a:xfrm>
                          <a:off x="0" y="0"/>
                          <a:ext cx="4322445" cy="259080"/>
                        </a:xfrm>
                        <a:prstGeom prst="rect">
                          <a:avLst/>
                        </a:prstGeom>
                        <a:solidFill>
                          <a:prstClr val="white"/>
                        </a:solidFill>
                        <a:ln>
                          <a:noFill/>
                        </a:ln>
                      </wps:spPr>
                      <wps:txbx>
                        <w:txbxContent>
                          <w:p w14:paraId="4407CE7E" w14:textId="146E0B28" w:rsidR="009952DA" w:rsidRPr="00C55EAA" w:rsidRDefault="009952DA" w:rsidP="009952DA">
                            <w:pPr>
                              <w:pStyle w:val="Caption"/>
                              <w:rPr>
                                <w:sz w:val="26"/>
                                <w:szCs w:val="24"/>
                              </w:rPr>
                            </w:pPr>
                            <w:bookmarkStart w:id="130" w:name="_Toc135857394"/>
                            <w:r>
                              <w:t>Hình 3.</w:t>
                            </w:r>
                            <w:fldSimple w:instr=" SEQ Hình_3. \* ARABIC ">
                              <w:r>
                                <w:rPr>
                                  <w:noProof/>
                                </w:rPr>
                                <w:t>7</w:t>
                              </w:r>
                            </w:fldSimple>
                            <w:r>
                              <w:t xml:space="preserve"> </w:t>
                            </w:r>
                            <w:r w:rsidRPr="00C4082B">
                              <w:t>Hình minh họa về lật ảnh</w:t>
                            </w:r>
                            <w:r w:rsidR="00817BDD">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D15D5" id="_x0000_s1036" type="#_x0000_t202" style="position:absolute;left:0;text-align:left;margin-left:0;margin-top:409.45pt;width:340.35pt;height:20.4pt;z-index:251712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" stroked="f">
                <v:textbox inset="0,0,0,0">
                  <w:txbxContent>
                    <w:p w14:paraId="4407CE7E" w14:textId="146E0B28" w:rsidR="009952DA" w:rsidRPr="00C55EAA" w:rsidRDefault="009952DA" w:rsidP="009952DA">
                      <w:pPr>
                        <w:pStyle w:val="Caption"/>
                        <w:rPr>
                          <w:sz w:val="26"/>
                          <w:szCs w:val="24"/>
                        </w:rPr>
                      </w:pPr>
                      <w:bookmarkStart w:id="131" w:name="_Toc135857394"/>
                      <w:r>
                        <w:t>Hình 3.</w:t>
                      </w:r>
                      <w:fldSimple w:instr=" SEQ Hình_3. \* ARABIC ">
                        <w:r>
                          <w:rPr>
                            <w:noProof/>
                          </w:rPr>
                          <w:t>7</w:t>
                        </w:r>
                      </w:fldSimple>
                      <w:r>
                        <w:t xml:space="preserve"> </w:t>
                      </w:r>
                      <w:r w:rsidRPr="00C4082B">
                        <w:t>Hình minh họa về lật ảnh</w:t>
                      </w:r>
                      <w:r w:rsidR="00817BDD">
                        <w:t>.</w:t>
                      </w:r>
                      <w:bookmarkEnd w:id="131"/>
                    </w:p>
                  </w:txbxContent>
                </v:textbox>
                <w10:wrap type="topAndBottom" anchorx="margin"/>
              </v:shape>
            </w:pict>
          </mc:Fallback>
        </mc:AlternateContent>
      </w:r>
      <w:r w:rsidR="00017377">
        <w:t>Hiệu ứng và xử lý hình ảnh sáng tạo: Bên cạnh các ứng dụng thực tế, hàm flip cũng có thể được sử dụng để tạo ra các hiệu ứng sáng tạo trên hình ảnh. Bằng cách lật và kết hợp hình ảnh theo các hướng khác nhau, chúng ta có thể tạo ra các hiệu ứng độc đáo và khám phá các khía cạnh mới của hình ảnh.</w:t>
      </w:r>
    </w:p>
    <w:p w14:paraId="47A2B858" w14:textId="104BCA71" w:rsidR="00017377" w:rsidRDefault="00017377" w:rsidP="000E1B7A">
      <w:pPr>
        <w:pStyle w:val="Heading3"/>
      </w:pPr>
      <w:bookmarkStart w:id="132" w:name="_heading=h.qag0jy1n8buo" w:colFirst="0" w:colLast="0"/>
      <w:bookmarkStart w:id="133" w:name="_Toc135856837"/>
      <w:bookmarkEnd w:id="132"/>
      <w:r>
        <w:t>3.2.11</w:t>
      </w:r>
      <w:r w:rsidR="00401469">
        <w:t xml:space="preserve"> </w:t>
      </w:r>
      <w:r>
        <w:t>Thay đổi kích thước ảnh</w:t>
      </w:r>
      <w:bookmarkEnd w:id="133"/>
    </w:p>
    <w:p w14:paraId="4886D046" w14:textId="7F9026C6" w:rsidR="00017377" w:rsidRDefault="00017377" w:rsidP="00C44487">
      <w:r w:rsidRPr="00C44487">
        <w:t>Đầu tiên, hàm resize trong OpenCV cho phép chúng ta điều chỉnh kích thước hình</w:t>
      </w:r>
      <w:r>
        <w:t xml:space="preserve"> ảnh theo tỷ lệ hoặc kích thước cụ thể. Điều này rất hữu ích khi chúng ta cần thay đổi kích thước để phù hợp với yêu cầu cụ thể của ứng dụng hoặc mô hình. Chẳng hạn, khi làm việc với mô hình nhận dạng đối tượng, chúng ta có thể cần đưa tất cả các hình ảnh về cùng kích thước để đảm bảo tính nhất quán và hiệu quả của quá trình nhận dạng.</w:t>
      </w:r>
    </w:p>
    <w:p w14:paraId="76F0F221" w14:textId="77777777" w:rsidR="00017377" w:rsidRDefault="00017377" w:rsidP="00C44487">
      <w:r>
        <w:t xml:space="preserve">Thứ hai, resize cũng hữu ích trong việc chuẩn bị dữ liệu huấn luyện cho mô hình máy học. Trong quá trình huấn luyện, việc có dữ liệu huấn luyện có cùng kích thước là rất quan trọng. Bằng cách sử dụng resize, chúng ta có thể điều chỉnh kích thước của các </w:t>
      </w:r>
      <w:r>
        <w:lastRenderedPageBreak/>
        <w:t>hình ảnh huấn luyện để đáp ứng yêu cầu này. Điều này giúp đảm bảo tính nhất quán và đồng đều của dữ liệu huấn luyện và cải thiện hiệu suất của mô hình.</w:t>
      </w:r>
    </w:p>
    <w:p w14:paraId="1485E0FD" w14:textId="20D404D7" w:rsidR="00017377" w:rsidRDefault="00017377" w:rsidP="00C44487">
      <w:r>
        <w:t>Ngoài ra, resize còn cho phép chúng ta tạo các phiên bản thu nhỏ hoặc phóng to của hình ảnh. Điều này có thể hữu ích trong nhiều ứng dụng, từ việc tạo bản thu nhỏ cho hiển thị trước (thumbnail) đến việc phóng to để phân tích chi tiết. Đồng thời, resize cũng có thể được sử dụng để giảm dung lượng hình ảnh bằng cách giảm số lượng pixel, từ đó tiết kiệm bộ nhớ hoặc tăng tốc độ xử lý.</w:t>
      </w:r>
      <w:r w:rsidR="009952DA">
        <w:rPr>
          <w:noProof/>
        </w:rPr>
        <mc:AlternateContent>
          <mc:Choice Requires="wps">
            <w:drawing>
              <wp:anchor distT="0" distB="0" distL="114300" distR="114300" simplePos="0" relativeHeight="251716608" behindDoc="0" locked="0" layoutInCell="1" allowOverlap="1" wp14:anchorId="00CA6641" wp14:editId="36C6D658">
                <wp:simplePos x="0" y="0"/>
                <wp:positionH relativeFrom="column">
                  <wp:posOffset>610235</wp:posOffset>
                </wp:positionH>
                <wp:positionV relativeFrom="paragraph">
                  <wp:posOffset>5323840</wp:posOffset>
                </wp:positionV>
                <wp:extent cx="4358640" cy="635"/>
                <wp:effectExtent l="0" t="0" r="0" b="0"/>
                <wp:wrapTopAndBottom/>
                <wp:docPr id="1397515397"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7A0B5F08" w14:textId="7D38BFCA" w:rsidR="009952DA" w:rsidRPr="00694B51" w:rsidRDefault="009952DA" w:rsidP="009952DA">
                            <w:pPr>
                              <w:pStyle w:val="Caption"/>
                              <w:rPr>
                                <w:sz w:val="26"/>
                                <w:szCs w:val="24"/>
                              </w:rPr>
                            </w:pPr>
                            <w:bookmarkStart w:id="134" w:name="_Toc135857395"/>
                            <w:r>
                              <w:t>Hình 3.</w:t>
                            </w:r>
                            <w:fldSimple w:instr=" SEQ Hình_3. \* ARABIC ">
                              <w:r>
                                <w:rPr>
                                  <w:noProof/>
                                </w:rPr>
                                <w:t>8</w:t>
                              </w:r>
                            </w:fldSimple>
                            <w:r>
                              <w:t xml:space="preserve"> </w:t>
                            </w:r>
                            <w:r w:rsidRPr="000A78E8">
                              <w:t>Hình minh họa về resize ảnh</w:t>
                            </w:r>
                            <w:r w:rsidR="00817BDD">
                              <w: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6641" id="_x0000_s1037" type="#_x0000_t202" style="position:absolute;left:0;text-align:left;margin-left:48.05pt;margin-top:419.2pt;width:343.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ZPGQ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" stroked="f">
                <v:textbox style="mso-fit-shape-to-text:t" inset="0,0,0,0">
                  <w:txbxContent>
                    <w:p w14:paraId="7A0B5F08" w14:textId="7D38BFCA" w:rsidR="009952DA" w:rsidRPr="00694B51" w:rsidRDefault="009952DA" w:rsidP="009952DA">
                      <w:pPr>
                        <w:pStyle w:val="Caption"/>
                        <w:rPr>
                          <w:sz w:val="26"/>
                          <w:szCs w:val="24"/>
                        </w:rPr>
                      </w:pPr>
                      <w:bookmarkStart w:id="135" w:name="_Toc135857395"/>
                      <w:r>
                        <w:t>Hình 3.</w:t>
                      </w:r>
                      <w:fldSimple w:instr=" SEQ Hình_3. \* ARABIC ">
                        <w:r>
                          <w:rPr>
                            <w:noProof/>
                          </w:rPr>
                          <w:t>8</w:t>
                        </w:r>
                      </w:fldSimple>
                      <w:r>
                        <w:t xml:space="preserve"> </w:t>
                      </w:r>
                      <w:r w:rsidRPr="000A78E8">
                        <w:t>Hình minh họa về resize ảnh</w:t>
                      </w:r>
                      <w:r w:rsidR="00817BDD">
                        <w:t>.</w:t>
                      </w:r>
                      <w:bookmarkEnd w:id="135"/>
                    </w:p>
                  </w:txbxContent>
                </v:textbox>
                <w10:wrap type="topAndBottom"/>
              </v:shape>
            </w:pict>
          </mc:Fallback>
        </mc:AlternateContent>
      </w:r>
      <w:r>
        <w:rPr>
          <w:noProof/>
        </w:rPr>
        <w:drawing>
          <wp:anchor distT="0" distB="0" distL="114300" distR="114300" simplePos="0" relativeHeight="251652096" behindDoc="0" locked="0" layoutInCell="1" hidden="0" allowOverlap="1" wp14:anchorId="16C635AE" wp14:editId="4D06110D">
            <wp:simplePos x="0" y="0"/>
            <wp:positionH relativeFrom="column">
              <wp:posOffset>610869</wp:posOffset>
            </wp:positionH>
            <wp:positionV relativeFrom="paragraph">
              <wp:posOffset>1417955</wp:posOffset>
            </wp:positionV>
            <wp:extent cx="4358640" cy="3848735"/>
            <wp:effectExtent l="0" t="0" r="0" b="0"/>
            <wp:wrapTopAndBottom distT="0" distB="0"/>
            <wp:docPr id="17082723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4358640" cy="3848735"/>
                    </a:xfrm>
                    <a:prstGeom prst="rect">
                      <a:avLst/>
                    </a:prstGeom>
                    <a:ln/>
                  </pic:spPr>
                </pic:pic>
              </a:graphicData>
            </a:graphic>
          </wp:anchor>
        </w:drawing>
      </w:r>
    </w:p>
    <w:p w14:paraId="15AAF539" w14:textId="77777777" w:rsidR="00017377" w:rsidRDefault="00017377" w:rsidP="000E1B7A">
      <w:pPr>
        <w:pStyle w:val="Heading3"/>
        <w:rPr>
          <w:highlight w:val="white"/>
        </w:rPr>
      </w:pPr>
      <w:bookmarkStart w:id="136" w:name="_heading=h.mznj04ihnbq6" w:colFirst="0" w:colLast="0"/>
      <w:bookmarkStart w:id="137" w:name="_Toc135856838"/>
      <w:bookmarkEnd w:id="136"/>
      <w:r>
        <w:t xml:space="preserve">3.2.12. </w:t>
      </w:r>
      <w:r>
        <w:rPr>
          <w:highlight w:val="white"/>
        </w:rPr>
        <w:t>Contrast Limited Adaptive Histogram Equalization (CLAHE)</w:t>
      </w:r>
      <w:bookmarkEnd w:id="137"/>
    </w:p>
    <w:p w14:paraId="1F5CB144" w14:textId="5C12E634" w:rsidR="00017377" w:rsidRPr="009952DA" w:rsidRDefault="008D2587" w:rsidP="00C44487">
      <w:r>
        <w:t>P</w:t>
      </w:r>
      <w:r w:rsidR="00017377" w:rsidRPr="00C44487">
        <w:t xml:space="preserve">hương pháp Cân bằng lược đồ lịch sử có giới hạn và thích ứng (CLAHE) [55] được sử dụng để cải thiện hình ảnh </w:t>
      </w:r>
      <w:r w:rsidR="005D1754">
        <w:t>chụp quang tuyến vú</w:t>
      </w:r>
      <w:r w:rsidR="00017377" w:rsidRPr="00C44487">
        <w:t xml:space="preserve">. Việc cải thiện hình ảnh đóng vai trò quan trọng trong hình ảnh y học vì nó cho phép chúng ta nhìn thấy các đặc trưng ẩn trong một hình ảnh. Vì vậy, trong nghiên cứu này, CLAHE được sử dụng để tăng cường </w:t>
      </w:r>
      <w:r w:rsidR="005D1754">
        <w:t>ảnh chụp quang tuyến vú</w:t>
      </w:r>
      <w:r w:rsidR="00017377" w:rsidRPr="00C44487">
        <w:t xml:space="preserve"> và mang lại kết quả tốt nhất trong việc xem phần u </w:t>
      </w:r>
      <w:r w:rsidR="00017377" w:rsidRPr="00C44487">
        <w:lastRenderedPageBreak/>
        <w:t>tuyến. CLAHE hoạt động bằng cách chia hình ảnh thành các ô nhỏ, được gọi là "tiles", thay vì sử dụng toàn bộ hình ảnh. Các ô lân cận được kết hợp với nhau bằng phương pháp nội suy tuyến tính để loại bỏ các ranh giới giả mạo. Khi sử dụng CLAHE, có hai yếu tố cần lưu ý. Thứ nhất là giới hạn cắt, xác</w:t>
      </w:r>
      <w:r w:rsidR="00017377">
        <w:t xml:space="preserve"> định ngưỡng đối sáng mặc định là 40. Thứ hai là kích thước lưới ô, xác định số lượng ô trong hàng và cột, giá trị mặc định là 8x8. Hình ảnh ở hình </w:t>
      </w:r>
      <w:r w:rsidR="005D1754">
        <w:t>3.9</w:t>
      </w:r>
      <w:r w:rsidR="00017377">
        <w:t xml:space="preserve"> cho thấy một hình ảnh trước và sau khi áp dụng CLAHE.</w:t>
      </w:r>
      <w:bookmarkStart w:id="138" w:name="_heading=h.d1xq4owftcqp" w:colFirst="0" w:colLast="0"/>
      <w:bookmarkEnd w:id="138"/>
      <w:r w:rsidR="009952DA">
        <w:rPr>
          <w:noProof/>
        </w:rPr>
        <mc:AlternateContent>
          <mc:Choice Requires="wps">
            <w:drawing>
              <wp:anchor distT="0" distB="0" distL="114300" distR="114300" simplePos="0" relativeHeight="251720704" behindDoc="0" locked="0" layoutInCell="1" allowOverlap="1" wp14:anchorId="1FF72C35" wp14:editId="0AA1BEA1">
                <wp:simplePos x="0" y="0"/>
                <wp:positionH relativeFrom="column">
                  <wp:posOffset>636905</wp:posOffset>
                </wp:positionH>
                <wp:positionV relativeFrom="paragraph">
                  <wp:posOffset>3752850</wp:posOffset>
                </wp:positionV>
                <wp:extent cx="4305300" cy="635"/>
                <wp:effectExtent l="0" t="0" r="0" b="0"/>
                <wp:wrapTopAndBottom/>
                <wp:docPr id="1845973137" name="Text Box 1"/>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5262596B" w14:textId="0A5F2157" w:rsidR="009952DA" w:rsidRPr="00035BD9" w:rsidRDefault="009952DA" w:rsidP="009952DA">
                            <w:pPr>
                              <w:pStyle w:val="Caption"/>
                              <w:rPr>
                                <w:sz w:val="26"/>
                                <w:szCs w:val="24"/>
                              </w:rPr>
                            </w:pPr>
                            <w:bookmarkStart w:id="139" w:name="_Toc135857396"/>
                            <w:r>
                              <w:t>Hình 3.</w:t>
                            </w:r>
                            <w:fldSimple w:instr=" SEQ Hình_3. \* ARABIC ">
                              <w:r>
                                <w:rPr>
                                  <w:noProof/>
                                </w:rPr>
                                <w:t>9</w:t>
                              </w:r>
                            </w:fldSimple>
                            <w:r>
                              <w:t xml:space="preserve"> </w:t>
                            </w:r>
                            <w:r w:rsidR="002E0443">
                              <w:t>Hình minh họa cân bằng ngưỡng CLAHE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2C35" id="_x0000_s1038" type="#_x0000_t202" style="position:absolute;left:0;text-align:left;margin-left:50.15pt;margin-top:295.5pt;width:339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" stroked="f">
                <v:textbox style="mso-fit-shape-to-text:t" inset="0,0,0,0">
                  <w:txbxContent>
                    <w:p w14:paraId="5262596B" w14:textId="0A5F2157" w:rsidR="009952DA" w:rsidRPr="00035BD9" w:rsidRDefault="009952DA" w:rsidP="009952DA">
                      <w:pPr>
                        <w:pStyle w:val="Caption"/>
                        <w:rPr>
                          <w:sz w:val="26"/>
                          <w:szCs w:val="24"/>
                        </w:rPr>
                      </w:pPr>
                      <w:bookmarkStart w:id="140" w:name="_Toc135857396"/>
                      <w:r>
                        <w:t>Hình 3.</w:t>
                      </w:r>
                      <w:fldSimple w:instr=" SEQ Hình_3. \* ARABIC ">
                        <w:r>
                          <w:rPr>
                            <w:noProof/>
                          </w:rPr>
                          <w:t>9</w:t>
                        </w:r>
                      </w:fldSimple>
                      <w:r>
                        <w:t xml:space="preserve"> </w:t>
                      </w:r>
                      <w:r w:rsidR="002E0443">
                        <w:t>Hình minh họa cân bằng ngưỡng CLAHE</w:t>
                      </w:r>
                      <w:bookmarkEnd w:id="140"/>
                    </w:p>
                  </w:txbxContent>
                </v:textbox>
                <w10:wrap type="topAndBottom"/>
              </v:shape>
            </w:pict>
          </mc:Fallback>
        </mc:AlternateContent>
      </w:r>
      <w:r w:rsidR="00017377">
        <w:rPr>
          <w:noProof/>
        </w:rPr>
        <w:drawing>
          <wp:anchor distT="0" distB="0" distL="114300" distR="114300" simplePos="0" relativeHeight="251658240" behindDoc="0" locked="0" layoutInCell="1" hidden="0" allowOverlap="1" wp14:anchorId="7CC90C71" wp14:editId="47EF3A65">
            <wp:simplePos x="0" y="0"/>
            <wp:positionH relativeFrom="column">
              <wp:posOffset>636905</wp:posOffset>
            </wp:positionH>
            <wp:positionV relativeFrom="paragraph">
              <wp:posOffset>0</wp:posOffset>
            </wp:positionV>
            <wp:extent cx="4305300" cy="3695700"/>
            <wp:effectExtent l="0" t="0" r="0" b="0"/>
            <wp:wrapTopAndBottom distT="0" distB="0"/>
            <wp:docPr id="1708272385" name="image8.png" descr="A picture containing moon, astronomical object, nature&#10;&#10;Description automatically generated"/>
            <wp:cNvGraphicFramePr/>
            <a:graphic xmlns:a="http://schemas.openxmlformats.org/drawingml/2006/main">
              <a:graphicData uri="http://schemas.openxmlformats.org/drawingml/2006/picture">
                <pic:pic xmlns:pic="http://schemas.openxmlformats.org/drawingml/2006/picture">
                  <pic:nvPicPr>
                    <pic:cNvPr id="1708272385" name="image8.png" descr="A picture containing moon, astronomical object, nature&#10;&#10;Description automatically generated"/>
                    <pic:cNvPicPr preferRelativeResize="0"/>
                  </pic:nvPicPr>
                  <pic:blipFill>
                    <a:blip r:embed="rId46"/>
                    <a:srcRect/>
                    <a:stretch>
                      <a:fillRect/>
                    </a:stretch>
                  </pic:blipFill>
                  <pic:spPr>
                    <a:xfrm>
                      <a:off x="0" y="0"/>
                      <a:ext cx="4305300" cy="3695700"/>
                    </a:xfrm>
                    <a:prstGeom prst="rect">
                      <a:avLst/>
                    </a:prstGeom>
                    <a:ln/>
                  </pic:spPr>
                </pic:pic>
              </a:graphicData>
            </a:graphic>
          </wp:anchor>
        </w:drawing>
      </w:r>
      <w:r w:rsidR="00017377">
        <w:rPr>
          <w:noProof/>
        </w:rPr>
        <mc:AlternateContent>
          <mc:Choice Requires="wps">
            <w:drawing>
              <wp:anchor distT="0" distB="0" distL="114300" distR="114300" simplePos="0" relativeHeight="251664384" behindDoc="0" locked="0" layoutInCell="1" hidden="0" allowOverlap="1" wp14:anchorId="3FA00B89" wp14:editId="79E74E3F">
                <wp:simplePos x="0" y="0"/>
                <wp:positionH relativeFrom="column">
                  <wp:posOffset>635000</wp:posOffset>
                </wp:positionH>
                <wp:positionV relativeFrom="paragraph">
                  <wp:posOffset>3746500</wp:posOffset>
                </wp:positionV>
                <wp:extent cx="635" cy="12700"/>
                <wp:effectExtent l="0" t="0" r="0" b="0"/>
                <wp:wrapTopAndBottom distT="0" distB="0"/>
                <wp:docPr id="1708272383" name="Rectangle 1708272383"/>
                <wp:cNvGraphicFramePr/>
                <a:graphic xmlns:a="http://schemas.openxmlformats.org/drawingml/2006/main">
                  <a:graphicData uri="http://schemas.microsoft.com/office/word/2010/wordprocessingShape">
                    <wps:wsp>
                      <wps:cNvSpPr/>
                      <wps:spPr>
                        <a:xfrm>
                          <a:off x="3193350" y="3779683"/>
                          <a:ext cx="4305300" cy="635"/>
                        </a:xfrm>
                        <a:prstGeom prst="rect">
                          <a:avLst/>
                        </a:prstGeom>
                        <a:solidFill>
                          <a:srgbClr val="FFFFFF"/>
                        </a:solidFill>
                        <a:ln>
                          <a:noFill/>
                        </a:ln>
                      </wps:spPr>
                      <wps:txbx>
                        <w:txbxContent>
                          <w:p w14:paraId="7EE7E519" w14:textId="77777777" w:rsidR="00017377" w:rsidRDefault="00017377" w:rsidP="00017377">
                            <w:pPr>
                              <w:spacing w:before="120"/>
                              <w:ind w:left="2" w:hanging="2"/>
                              <w:jc w:val="center"/>
                            </w:pPr>
                            <w:r>
                              <w:rPr>
                                <w:rFonts w:ascii="Arial" w:eastAsia="Arial" w:hAnsi="Arial" w:cs="Arial"/>
                                <w:i/>
                                <w:color w:val="1F497D"/>
                                <w:sz w:val="20"/>
                              </w:rPr>
                              <w:t>Hình 3.  SEQ Hình_3. \* ARABIC 9 Hình minh họa trước và sau khi áp dụng CLAHE</w:t>
                            </w:r>
                          </w:p>
                        </w:txbxContent>
                      </wps:txbx>
                      <wps:bodyPr spcFirstLastPara="1" wrap="square" lIns="0" tIns="0" rIns="0" bIns="0" anchor="t" anchorCtr="0">
                        <a:noAutofit/>
                      </wps:bodyPr>
                    </wps:wsp>
                  </a:graphicData>
                </a:graphic>
              </wp:anchor>
            </w:drawing>
          </mc:Choice>
          <mc:Fallback>
            <w:pict>
              <v:rect w14:anchorId="3FA00B89" id="Rectangle 1708272383" o:spid="_x0000_s1039" style="position:absolute;left:0;text-align:left;margin-left:50pt;margin-top:295pt;width:.0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" stroked="f">
                <v:textbox inset="0,0,0,0">
                  <w:txbxContent>
                    <w:p w14:paraId="7EE7E519" w14:textId="77777777" w:rsidR="00017377" w:rsidRDefault="00017377" w:rsidP="00017377">
                      <w:pPr>
                        <w:spacing w:before="120"/>
                        <w:ind w:left="2" w:hanging="2"/>
                        <w:jc w:val="center"/>
                      </w:pPr>
                      <w:r>
                        <w:rPr>
                          <w:rFonts w:ascii="Arial" w:eastAsia="Arial" w:hAnsi="Arial" w:cs="Arial"/>
                          <w:i/>
                          <w:color w:val="1F497D"/>
                          <w:sz w:val="20"/>
                        </w:rPr>
                        <w:t>Hình 3.  SEQ Hình_3. \* ARABIC 9 Hình minh họa trước và sau khi áp dụng CLAHE</w:t>
                      </w:r>
                    </w:p>
                  </w:txbxContent>
                </v:textbox>
                <w10:wrap type="topAndBottom"/>
              </v:rect>
            </w:pict>
          </mc:Fallback>
        </mc:AlternateContent>
      </w:r>
    </w:p>
    <w:p w14:paraId="42092F88" w14:textId="77777777" w:rsidR="00017377" w:rsidRDefault="00017377" w:rsidP="00C44487">
      <w:pPr>
        <w:rPr>
          <w:highlight w:val="white"/>
        </w:rPr>
      </w:pPr>
      <w:r>
        <w:rPr>
          <w:highlight w:val="white"/>
        </w:rPr>
        <w:t>Hàm boundingRect trong thư viện OpenCV được sử dụng để tính toán và xác định hình chữ nhật bao quanh một tập hợp các điểm dữ liệu. Đầu vào của hàm là một tập hợp các điểm, chẳng hạn như các điểm biên của một đối tượng trong hình ảnh.</w:t>
      </w:r>
    </w:p>
    <w:p w14:paraId="7571463A" w14:textId="77777777" w:rsidR="00017377" w:rsidRDefault="00017377" w:rsidP="00C44487">
      <w:pPr>
        <w:rPr>
          <w:highlight w:val="white"/>
        </w:rPr>
      </w:pPr>
      <w:r>
        <w:rPr>
          <w:highlight w:val="white"/>
        </w:rPr>
        <w:t xml:space="preserve">Thuật toán hoạt động bằng cách tìm các giá trị x, y, width và height tương ứng với hình chữ nhật bao quanh tập hợp các điểm. Giá trị x và y đại diện cho tọa độ góc trái trên của hình chữ nhật, trong khi width và height biểu thị kích thước của hình chữ nhật. </w:t>
      </w:r>
    </w:p>
    <w:p w14:paraId="15A00666" w14:textId="77777777" w:rsidR="00017377" w:rsidRDefault="00017377" w:rsidP="00C44487">
      <w:pPr>
        <w:rPr>
          <w:highlight w:val="white"/>
        </w:rPr>
      </w:pPr>
      <w:r>
        <w:rPr>
          <w:highlight w:val="white"/>
        </w:rPr>
        <w:lastRenderedPageBreak/>
        <w:t>Hàm boundingRect rất hữu ích trong nhiều ứng dụng xử lý ảnh như phân đoạn đối tượng, nhận diện và theo dõi đối tượng, tính toán vị trí và kích thước của đối tượng trong ảnh. Kết quả trả về từ hàm cung cấp thông tin quan trọng về hình dạng và vị trí của đối tượng, giúp cho việc tiếp tục xử lý và phân tích dữ liệu dễ dàng hơn.</w:t>
      </w:r>
    </w:p>
    <w:p w14:paraId="57299EF4" w14:textId="77777777" w:rsidR="009952DA" w:rsidRDefault="00017377" w:rsidP="009952DA">
      <w:pPr>
        <w:keepNext/>
        <w:shd w:val="clear" w:color="auto" w:fill="FFFFFF"/>
        <w:spacing w:before="240" w:after="240"/>
        <w:ind w:left="3" w:hanging="3"/>
      </w:pPr>
      <w:r>
        <w:rPr>
          <w:noProof/>
        </w:rPr>
        <w:drawing>
          <wp:inline distT="0" distB="0" distL="0" distR="0" wp14:anchorId="39B1D207" wp14:editId="75D33C38">
            <wp:extent cx="4945809" cy="1646063"/>
            <wp:effectExtent l="0" t="0" r="0" b="0"/>
            <wp:docPr id="1708272387" name="image5.png" descr="A picture containing moon, astronomical object, astronomy, celestial ev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moon, astronomical object, astronomy, celestial event&#10;&#10;Description automatically generated"/>
                    <pic:cNvPicPr preferRelativeResize="0"/>
                  </pic:nvPicPr>
                  <pic:blipFill>
                    <a:blip r:embed="rId47"/>
                    <a:srcRect/>
                    <a:stretch>
                      <a:fillRect/>
                    </a:stretch>
                  </pic:blipFill>
                  <pic:spPr>
                    <a:xfrm>
                      <a:off x="0" y="0"/>
                      <a:ext cx="4945809" cy="1646063"/>
                    </a:xfrm>
                    <a:prstGeom prst="rect">
                      <a:avLst/>
                    </a:prstGeom>
                    <a:ln/>
                  </pic:spPr>
                </pic:pic>
              </a:graphicData>
            </a:graphic>
          </wp:inline>
        </w:drawing>
      </w:r>
    </w:p>
    <w:p w14:paraId="37223D1D" w14:textId="26385121" w:rsidR="00017377" w:rsidRPr="009952DA" w:rsidRDefault="009952DA" w:rsidP="009952DA">
      <w:pPr>
        <w:pStyle w:val="Caption"/>
      </w:pPr>
      <w:bookmarkStart w:id="141" w:name="_Toc135857397"/>
      <w:r w:rsidRPr="009952DA">
        <w:t>Hình 3.</w:t>
      </w:r>
      <w:fldSimple w:instr=" SEQ Hình_3. \* ARABIC ">
        <w:r w:rsidRPr="009952DA">
          <w:t>10</w:t>
        </w:r>
      </w:fldSimple>
      <w:r w:rsidRPr="009952DA">
        <w:t xml:space="preserve"> Hình minh họa xác định bounding </w:t>
      </w:r>
      <w:proofErr w:type="gramStart"/>
      <w:r w:rsidRPr="009952DA">
        <w:t>box</w:t>
      </w:r>
      <w:bookmarkEnd w:id="141"/>
      <w:proofErr w:type="gramEnd"/>
    </w:p>
    <w:p w14:paraId="10BCEE8B" w14:textId="77777777" w:rsidR="00017377" w:rsidRDefault="00017377" w:rsidP="009952DA">
      <w:pPr>
        <w:pStyle w:val="Title"/>
        <w:spacing w:before="240" w:after="240"/>
        <w:ind w:left="0" w:firstLineChars="0" w:firstLine="0"/>
        <w:rPr>
          <w:sz w:val="28"/>
          <w:szCs w:val="28"/>
        </w:rPr>
      </w:pPr>
      <w:bookmarkStart w:id="142" w:name="_heading=h.ghzxjne24eve" w:colFirst="0" w:colLast="0"/>
      <w:bookmarkEnd w:id="142"/>
      <w:r>
        <w:rPr>
          <w:sz w:val="28"/>
          <w:szCs w:val="28"/>
        </w:rPr>
        <w:br w:type="page"/>
      </w:r>
    </w:p>
    <w:p w14:paraId="2326633E" w14:textId="069E04CA" w:rsidR="00017377" w:rsidRDefault="00671D0A" w:rsidP="000E1B7A">
      <w:pPr>
        <w:pStyle w:val="Heading2"/>
      </w:pPr>
      <w:bookmarkStart w:id="143" w:name="_heading=h.8t3zxfxs66ur" w:colFirst="0" w:colLast="0"/>
      <w:bookmarkStart w:id="144" w:name="_Toc135856839"/>
      <w:bookmarkEnd w:id="143"/>
      <w:r>
        <w:lastRenderedPageBreak/>
        <w:t>3</w:t>
      </w:r>
      <w:r w:rsidR="00017377">
        <w:t>.</w:t>
      </w:r>
      <w:r>
        <w:t>3</w:t>
      </w:r>
      <w:r w:rsidR="00017377">
        <w:t xml:space="preserve">. Hiện </w:t>
      </w:r>
      <w:r>
        <w:t>thực mô hình</w:t>
      </w:r>
      <w:bookmarkEnd w:id="144"/>
    </w:p>
    <w:p w14:paraId="670671A9" w14:textId="2A26970B" w:rsidR="001A6AEB" w:rsidRPr="001A6AEB" w:rsidRDefault="00671D0A" w:rsidP="001A6AEB">
      <w:pPr>
        <w:pStyle w:val="Heading3"/>
      </w:pPr>
      <w:bookmarkStart w:id="145" w:name="_Toc135856840"/>
      <w:r>
        <w:t>3</w:t>
      </w:r>
      <w:r w:rsidR="001A6AEB" w:rsidRPr="001A6AEB">
        <w:t>.</w:t>
      </w:r>
      <w:r>
        <w:t>3</w:t>
      </w:r>
      <w:r w:rsidR="001A6AEB" w:rsidRPr="001A6AEB">
        <w:t>.</w:t>
      </w:r>
      <w:r w:rsidR="001A6AEB">
        <w:t>1</w:t>
      </w:r>
      <w:r w:rsidR="001A6AEB" w:rsidRPr="001A6AEB">
        <w:t xml:space="preserve"> Phần cứng được sử dụng</w:t>
      </w:r>
      <w:bookmarkEnd w:id="145"/>
    </w:p>
    <w:p w14:paraId="7D433C67" w14:textId="2E2405BF" w:rsidR="001A6AEB" w:rsidRDefault="001A6AEB" w:rsidP="001A6AEB">
      <w:pPr>
        <w:pStyle w:val="NormalWeb"/>
        <w:spacing w:before="0" w:beforeAutospacing="0" w:after="289" w:afterAutospacing="0"/>
        <w:ind w:right="458"/>
      </w:pPr>
      <w:r>
        <w:rPr>
          <w:color w:val="000000"/>
          <w:szCs w:val="26"/>
        </w:rPr>
        <w:t>Quá trình thực nghiệm và huấn luyện mô hình được thực hiện trên kaggle với thống số phần cứng như b</w:t>
      </w:r>
    </w:p>
    <w:p w14:paraId="078FDE0A" w14:textId="3B2C1BEE" w:rsidR="00592788" w:rsidRDefault="00592788" w:rsidP="00592788">
      <w:pPr>
        <w:pStyle w:val="Caption"/>
        <w:keepNext/>
      </w:pPr>
      <w:bookmarkStart w:id="146" w:name="_Toc135856923"/>
      <w:r>
        <w:t>Bảng 4.</w:t>
      </w:r>
      <w:fldSimple w:instr=" SEQ Bảng_4. \* ARABIC ">
        <w:r>
          <w:rPr>
            <w:noProof/>
          </w:rPr>
          <w:t>1</w:t>
        </w:r>
      </w:fldSimple>
      <w:r>
        <w:t xml:space="preserve"> Thông số ở cứng</w:t>
      </w:r>
      <w:bookmarkEnd w:id="146"/>
    </w:p>
    <w:tbl>
      <w:tblPr>
        <w:tblW w:w="0" w:type="auto"/>
        <w:tblCellMar>
          <w:top w:w="15" w:type="dxa"/>
          <w:left w:w="15" w:type="dxa"/>
          <w:bottom w:w="15" w:type="dxa"/>
          <w:right w:w="15" w:type="dxa"/>
        </w:tblCellMar>
        <w:tblLook w:val="04A0" w:firstRow="1" w:lastRow="0" w:firstColumn="1" w:lastColumn="0" w:noHBand="0" w:noVBand="1"/>
      </w:tblPr>
      <w:tblGrid>
        <w:gridCol w:w="2417"/>
        <w:gridCol w:w="1222"/>
        <w:gridCol w:w="1617"/>
        <w:gridCol w:w="1295"/>
        <w:gridCol w:w="2217"/>
      </w:tblGrid>
      <w:tr w:rsidR="001A6AEB" w14:paraId="3F79CB77" w14:textId="77777777" w:rsidTr="001A6AEB">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17713DB9" w14:textId="77777777" w:rsidR="001A6AEB" w:rsidRDefault="001A6AEB" w:rsidP="001A6AEB">
            <w:pPr>
              <w:spacing w:before="120" w:after="120"/>
              <w:jc w:val="center"/>
            </w:pPr>
            <w:r w:rsidRPr="001A6AEB">
              <w:t>Thành phần phần cứng</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6E5990E3" w14:textId="77777777" w:rsidR="001A6AEB" w:rsidRDefault="001A6AEB" w:rsidP="001A6AEB">
            <w:pPr>
              <w:spacing w:before="120" w:after="120"/>
              <w:jc w:val="center"/>
            </w:pPr>
            <w:r w:rsidRPr="001A6AEB">
              <w:t>Năm ra mắt</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7D183485" w14:textId="77777777" w:rsidR="001A6AEB" w:rsidRDefault="001A6AEB" w:rsidP="001A6AEB">
            <w:pPr>
              <w:spacing w:before="120" w:after="120"/>
              <w:jc w:val="center"/>
            </w:pPr>
            <w:r w:rsidRPr="001A6AEB">
              <w:t>Số lõi</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4A3CD6D" w14:textId="77777777" w:rsidR="001A6AEB" w:rsidRDefault="001A6AEB" w:rsidP="001A6AEB">
            <w:pPr>
              <w:spacing w:before="120" w:after="120"/>
              <w:jc w:val="center"/>
            </w:pPr>
            <w:r w:rsidRPr="001A6AEB">
              <w:t>Bộ nhớ GPU</w:t>
            </w:r>
          </w:p>
          <w:p w14:paraId="3B0C92DC" w14:textId="77777777" w:rsidR="001A6AEB" w:rsidRDefault="001A6AEB" w:rsidP="001A6AEB">
            <w:pPr>
              <w:spacing w:before="120" w:after="120"/>
              <w:jc w:val="center"/>
            </w:pP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6C6AC79A" w14:textId="77777777" w:rsidR="001A6AEB" w:rsidRDefault="001A6AEB" w:rsidP="001A6AEB">
            <w:pPr>
              <w:spacing w:before="120" w:after="120"/>
              <w:jc w:val="center"/>
            </w:pPr>
            <w:r w:rsidRPr="001A6AEB">
              <w:t>Số giờ khả dụng trên tuần</w:t>
            </w:r>
          </w:p>
          <w:p w14:paraId="57785C4D" w14:textId="77777777" w:rsidR="001A6AEB" w:rsidRDefault="001A6AEB" w:rsidP="001A6AEB">
            <w:pPr>
              <w:spacing w:before="120" w:after="120"/>
              <w:jc w:val="center"/>
            </w:pPr>
          </w:p>
        </w:tc>
      </w:tr>
      <w:tr w:rsidR="001A6AEB" w14:paraId="2BEDCA9A" w14:textId="77777777" w:rsidTr="001A6AEB">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3E7F77BC" w14:textId="77777777" w:rsidR="001A6AEB" w:rsidRDefault="001A6AEB" w:rsidP="001A6AEB">
            <w:pPr>
              <w:spacing w:before="120" w:after="120"/>
              <w:jc w:val="center"/>
            </w:pPr>
            <w:r w:rsidRPr="001A6AEB">
              <w:t>NVIDIA Tesla P100 GPU</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3B214987" w14:textId="77777777" w:rsidR="001A6AEB" w:rsidRDefault="001A6AEB" w:rsidP="001A6AEB">
            <w:pPr>
              <w:spacing w:before="120" w:after="120"/>
              <w:jc w:val="center"/>
            </w:pPr>
            <w:r w:rsidRPr="001A6AEB">
              <w:t>2016</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070E9EE8" w14:textId="77777777" w:rsidR="001A6AEB" w:rsidRDefault="001A6AEB" w:rsidP="001A6AEB">
            <w:pPr>
              <w:spacing w:before="120" w:after="120"/>
              <w:jc w:val="center"/>
            </w:pPr>
            <w:r w:rsidRPr="001A6AEB">
              <w:t>3584 Cuda cores</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56F2DC1C" w14:textId="77777777" w:rsidR="001A6AEB" w:rsidRDefault="001A6AEB" w:rsidP="001A6AEB">
            <w:pPr>
              <w:spacing w:before="120" w:after="120"/>
              <w:jc w:val="center"/>
            </w:pPr>
            <w:r w:rsidRPr="001A6AEB">
              <w:t>16 GB</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3DF2EFFE" w14:textId="77777777" w:rsidR="001A6AEB" w:rsidRDefault="001A6AEB" w:rsidP="001A6AEB">
            <w:pPr>
              <w:spacing w:before="120" w:after="120"/>
              <w:jc w:val="center"/>
            </w:pPr>
            <w:r w:rsidRPr="001A6AEB">
              <w:t>30-32 h</w:t>
            </w:r>
          </w:p>
        </w:tc>
      </w:tr>
    </w:tbl>
    <w:p w14:paraId="16C26CD0" w14:textId="77777777" w:rsidR="001A6AEB" w:rsidRPr="001A6AEB" w:rsidRDefault="001A6AEB" w:rsidP="001A6AEB"/>
    <w:p w14:paraId="12BA05B6" w14:textId="44E8D89A" w:rsidR="00017377" w:rsidRDefault="00671D0A" w:rsidP="000E1B7A">
      <w:pPr>
        <w:pStyle w:val="Heading3"/>
      </w:pPr>
      <w:bookmarkStart w:id="147" w:name="_heading=h.2m8kjn98213a" w:colFirst="0" w:colLast="0"/>
      <w:bookmarkStart w:id="148" w:name="_Toc135856841"/>
      <w:bookmarkEnd w:id="147"/>
      <w:r>
        <w:t>3</w:t>
      </w:r>
      <w:r w:rsidR="00017377">
        <w:t>.</w:t>
      </w:r>
      <w:r>
        <w:t>3</w:t>
      </w:r>
      <w:r w:rsidR="00017377">
        <w:t>.</w:t>
      </w:r>
      <w:r w:rsidR="001A6AEB">
        <w:t>2</w:t>
      </w:r>
      <w:r w:rsidR="00017377">
        <w:t xml:space="preserve"> Dữ liệu huấn luyện</w:t>
      </w:r>
      <w:bookmarkEnd w:id="148"/>
    </w:p>
    <w:p w14:paraId="56F66B1A" w14:textId="402108C6" w:rsidR="0049214A" w:rsidRPr="0049214A" w:rsidRDefault="00017377" w:rsidP="00312C1D">
      <w:r>
        <w:t>Dữ liệu từ bộ CBIS DDSM sau khi được tiền xử lý gồm ảnh có kích thước (512x512) và nhãn bounding box của từng ảnh, được chia thành 3 tập để huấn luyện với tập train 4840 ảnh, validation 1680 ảnh và tập test 620 ảnh</w:t>
      </w:r>
      <w:r w:rsidR="00C44487">
        <w:t>.</w:t>
      </w:r>
    </w:p>
    <w:p w14:paraId="22373F48" w14:textId="424A65B1" w:rsidR="00592788" w:rsidRDefault="00592788" w:rsidP="00592788">
      <w:pPr>
        <w:pStyle w:val="Caption"/>
        <w:keepNext/>
      </w:pPr>
      <w:bookmarkStart w:id="149" w:name="_Toc135856924"/>
      <w:r>
        <w:t>Bảng 4.</w:t>
      </w:r>
      <w:fldSimple w:instr=" SEQ Bảng_4. \* ARABIC ">
        <w:r>
          <w:rPr>
            <w:noProof/>
          </w:rPr>
          <w:t>2</w:t>
        </w:r>
      </w:fldSimple>
      <w:r>
        <w:t xml:space="preserve"> </w:t>
      </w:r>
      <w:r w:rsidRPr="00531C39">
        <w:t>thống kê dữ liệu huấn luyện Yolo</w:t>
      </w:r>
      <w:bookmarkEnd w:id="149"/>
    </w:p>
    <w:tbl>
      <w:tblPr>
        <w:tblStyle w:val="TableGrid"/>
        <w:tblW w:w="0" w:type="auto"/>
        <w:tblInd w:w="2918" w:type="dxa"/>
        <w:tblLook w:val="04A0" w:firstRow="1" w:lastRow="0" w:firstColumn="1" w:lastColumn="0" w:noHBand="0" w:noVBand="1"/>
      </w:tblPr>
      <w:tblGrid>
        <w:gridCol w:w="1805"/>
        <w:gridCol w:w="1860"/>
      </w:tblGrid>
      <w:tr w:rsidR="008D5BD7" w14:paraId="482F1BDF" w14:textId="77777777" w:rsidTr="00592788">
        <w:trPr>
          <w:trHeight w:val="795"/>
        </w:trPr>
        <w:tc>
          <w:tcPr>
            <w:tcW w:w="1805" w:type="dxa"/>
          </w:tcPr>
          <w:p w14:paraId="728AADEF" w14:textId="4022E91F" w:rsidR="008D5BD7" w:rsidRDefault="008D5BD7" w:rsidP="00312C1D">
            <w:pPr>
              <w:spacing w:after="100" w:afterAutospacing="1"/>
              <w:jc w:val="center"/>
            </w:pPr>
            <w:r>
              <w:t>Tập dữ liệu</w:t>
            </w:r>
          </w:p>
        </w:tc>
        <w:tc>
          <w:tcPr>
            <w:tcW w:w="1860" w:type="dxa"/>
          </w:tcPr>
          <w:p w14:paraId="4D3FB1D2" w14:textId="0F8808B8" w:rsidR="008D5BD7" w:rsidRDefault="008D5BD7" w:rsidP="00312C1D">
            <w:pPr>
              <w:spacing w:after="100" w:afterAutospacing="1"/>
              <w:jc w:val="center"/>
            </w:pPr>
            <w:r>
              <w:t>Số lượng ảnh</w:t>
            </w:r>
          </w:p>
        </w:tc>
      </w:tr>
      <w:tr w:rsidR="008D5BD7" w14:paraId="23A7A5FA" w14:textId="77777777" w:rsidTr="00592788">
        <w:trPr>
          <w:trHeight w:val="678"/>
        </w:trPr>
        <w:tc>
          <w:tcPr>
            <w:tcW w:w="1805" w:type="dxa"/>
          </w:tcPr>
          <w:p w14:paraId="524D04B7" w14:textId="09DB1C5D" w:rsidR="008D5BD7" w:rsidRDefault="008D5BD7" w:rsidP="00312C1D">
            <w:pPr>
              <w:spacing w:after="100" w:afterAutospacing="1"/>
              <w:jc w:val="center"/>
            </w:pPr>
            <w:r>
              <w:t>Train</w:t>
            </w:r>
          </w:p>
        </w:tc>
        <w:tc>
          <w:tcPr>
            <w:tcW w:w="1860" w:type="dxa"/>
          </w:tcPr>
          <w:p w14:paraId="6FBABDFD" w14:textId="0B890121" w:rsidR="008D5BD7" w:rsidRDefault="00A7225B" w:rsidP="00312C1D">
            <w:pPr>
              <w:spacing w:after="100" w:afterAutospacing="1"/>
              <w:jc w:val="center"/>
            </w:pPr>
            <w:r>
              <w:t>4840</w:t>
            </w:r>
          </w:p>
        </w:tc>
      </w:tr>
      <w:tr w:rsidR="008D5BD7" w14:paraId="06A85911" w14:textId="77777777" w:rsidTr="00592788">
        <w:trPr>
          <w:trHeight w:val="687"/>
        </w:trPr>
        <w:tc>
          <w:tcPr>
            <w:tcW w:w="1805" w:type="dxa"/>
          </w:tcPr>
          <w:p w14:paraId="71972901" w14:textId="34D94401" w:rsidR="008D5BD7" w:rsidRDefault="008D5BD7" w:rsidP="00312C1D">
            <w:pPr>
              <w:spacing w:after="100" w:afterAutospacing="1"/>
              <w:jc w:val="center"/>
            </w:pPr>
            <w:r>
              <w:t>Val</w:t>
            </w:r>
          </w:p>
        </w:tc>
        <w:tc>
          <w:tcPr>
            <w:tcW w:w="1860" w:type="dxa"/>
          </w:tcPr>
          <w:p w14:paraId="4F0D0C9D" w14:textId="53711178" w:rsidR="008D5BD7" w:rsidRDefault="00A7225B" w:rsidP="00312C1D">
            <w:pPr>
              <w:spacing w:after="100" w:afterAutospacing="1"/>
              <w:jc w:val="center"/>
            </w:pPr>
            <w:r>
              <w:t>1680</w:t>
            </w:r>
          </w:p>
        </w:tc>
      </w:tr>
      <w:tr w:rsidR="008D5BD7" w14:paraId="0F5CBE7A" w14:textId="77777777" w:rsidTr="00592788">
        <w:trPr>
          <w:trHeight w:val="678"/>
        </w:trPr>
        <w:tc>
          <w:tcPr>
            <w:tcW w:w="1805" w:type="dxa"/>
          </w:tcPr>
          <w:p w14:paraId="036D8A2A" w14:textId="1A45A262" w:rsidR="008D5BD7" w:rsidRDefault="008D5BD7" w:rsidP="00312C1D">
            <w:pPr>
              <w:spacing w:after="100" w:afterAutospacing="1"/>
              <w:jc w:val="center"/>
            </w:pPr>
            <w:r>
              <w:t>Test</w:t>
            </w:r>
          </w:p>
        </w:tc>
        <w:tc>
          <w:tcPr>
            <w:tcW w:w="1860" w:type="dxa"/>
          </w:tcPr>
          <w:p w14:paraId="1C5A2E73" w14:textId="3D4126F9" w:rsidR="008D5BD7" w:rsidRDefault="00A7225B" w:rsidP="00312C1D">
            <w:pPr>
              <w:spacing w:after="100" w:afterAutospacing="1"/>
              <w:jc w:val="center"/>
            </w:pPr>
            <w:r>
              <w:t>620</w:t>
            </w:r>
          </w:p>
        </w:tc>
      </w:tr>
      <w:tr w:rsidR="008D5BD7" w14:paraId="11A42F94" w14:textId="77777777" w:rsidTr="00592788">
        <w:trPr>
          <w:trHeight w:val="318"/>
        </w:trPr>
        <w:tc>
          <w:tcPr>
            <w:tcW w:w="1805" w:type="dxa"/>
          </w:tcPr>
          <w:p w14:paraId="4FA1C87E" w14:textId="2C49B4D9" w:rsidR="008D5BD7" w:rsidRDefault="008D5BD7" w:rsidP="00312C1D">
            <w:pPr>
              <w:spacing w:after="100" w:afterAutospacing="1"/>
              <w:jc w:val="center"/>
            </w:pPr>
            <w:r>
              <w:t>Tổng số</w:t>
            </w:r>
          </w:p>
        </w:tc>
        <w:tc>
          <w:tcPr>
            <w:tcW w:w="1860" w:type="dxa"/>
          </w:tcPr>
          <w:p w14:paraId="0C9575D3" w14:textId="319E4DA6" w:rsidR="008D5BD7" w:rsidRDefault="007E5CF4" w:rsidP="00312C1D">
            <w:pPr>
              <w:spacing w:after="100" w:afterAutospacing="1"/>
              <w:jc w:val="center"/>
            </w:pPr>
            <w:r>
              <w:t>714</w:t>
            </w:r>
            <w:r w:rsidR="00A7225B">
              <w:t>0</w:t>
            </w:r>
          </w:p>
        </w:tc>
      </w:tr>
    </w:tbl>
    <w:p w14:paraId="2BA438BB" w14:textId="77777777" w:rsidR="00312C1D" w:rsidRDefault="00312C1D" w:rsidP="00C44487"/>
    <w:p w14:paraId="3E407EFE" w14:textId="336DE98F" w:rsidR="0049214A" w:rsidRPr="0049214A" w:rsidRDefault="00017377" w:rsidP="00312C1D">
      <w:r>
        <w:t>Những ảnh có vùng tổn thương được cắt ROI để phân loại là lành tính hay ác tính</w:t>
      </w:r>
      <w:r w:rsidR="00C44487">
        <w:t>.</w:t>
      </w:r>
    </w:p>
    <w:p w14:paraId="487B5609" w14:textId="08AF25D1" w:rsidR="00592788" w:rsidRDefault="00592788" w:rsidP="00592788">
      <w:pPr>
        <w:pStyle w:val="Caption"/>
        <w:keepNext/>
      </w:pPr>
      <w:bookmarkStart w:id="150" w:name="_Toc135856925"/>
      <w:r>
        <w:lastRenderedPageBreak/>
        <w:t>Bảng 4.</w:t>
      </w:r>
      <w:fldSimple w:instr=" SEQ Bảng_4. \* ARABIC ">
        <w:r>
          <w:rPr>
            <w:noProof/>
          </w:rPr>
          <w:t>3</w:t>
        </w:r>
      </w:fldSimple>
      <w:r>
        <w:t xml:space="preserve"> </w:t>
      </w:r>
      <w:r w:rsidRPr="007E6F99">
        <w:t>Thống kê dữ liệu mô hình phân loại</w:t>
      </w:r>
      <w:bookmarkEnd w:id="150"/>
    </w:p>
    <w:tbl>
      <w:tblPr>
        <w:tblStyle w:val="TableGrid"/>
        <w:tblW w:w="0" w:type="auto"/>
        <w:tblInd w:w="916" w:type="dxa"/>
        <w:tblLook w:val="04A0" w:firstRow="1" w:lastRow="0" w:firstColumn="1" w:lastColumn="0" w:noHBand="0" w:noVBand="1"/>
      </w:tblPr>
      <w:tblGrid>
        <w:gridCol w:w="1754"/>
        <w:gridCol w:w="1755"/>
        <w:gridCol w:w="1756"/>
        <w:gridCol w:w="1755"/>
      </w:tblGrid>
      <w:tr w:rsidR="00A275FD" w14:paraId="5A8F32FA" w14:textId="77777777" w:rsidTr="00296BC8">
        <w:tc>
          <w:tcPr>
            <w:tcW w:w="1754" w:type="dxa"/>
          </w:tcPr>
          <w:p w14:paraId="3FA08B66" w14:textId="245A8F0F" w:rsidR="00A275FD" w:rsidRDefault="00A275FD" w:rsidP="00312C1D">
            <w:pPr>
              <w:spacing w:after="100" w:afterAutospacing="1"/>
              <w:jc w:val="center"/>
            </w:pPr>
            <w:r>
              <w:t>Tập dữ liệu</w:t>
            </w:r>
          </w:p>
        </w:tc>
        <w:tc>
          <w:tcPr>
            <w:tcW w:w="1755" w:type="dxa"/>
          </w:tcPr>
          <w:p w14:paraId="0D108E44" w14:textId="3A868094" w:rsidR="00A275FD" w:rsidRDefault="00A275FD" w:rsidP="00312C1D">
            <w:pPr>
              <w:spacing w:after="100" w:afterAutospacing="1"/>
              <w:jc w:val="center"/>
            </w:pPr>
            <w:r>
              <w:t>Số lượng nhãn Cancer</w:t>
            </w:r>
          </w:p>
        </w:tc>
        <w:tc>
          <w:tcPr>
            <w:tcW w:w="1756" w:type="dxa"/>
          </w:tcPr>
          <w:p w14:paraId="4F2E81BF" w14:textId="5F799474" w:rsidR="00A275FD" w:rsidRDefault="00A275FD" w:rsidP="00312C1D">
            <w:pPr>
              <w:spacing w:after="100" w:afterAutospacing="1"/>
              <w:jc w:val="center"/>
            </w:pPr>
            <w:r>
              <w:t>Số lượng nhãn Begign</w:t>
            </w:r>
          </w:p>
        </w:tc>
        <w:tc>
          <w:tcPr>
            <w:tcW w:w="1755" w:type="dxa"/>
          </w:tcPr>
          <w:p w14:paraId="46345B52" w14:textId="0929CE8B" w:rsidR="00A275FD" w:rsidRDefault="00A275FD" w:rsidP="00312C1D">
            <w:pPr>
              <w:spacing w:after="100" w:afterAutospacing="1"/>
              <w:jc w:val="center"/>
            </w:pPr>
            <w:r>
              <w:t>Tổng số</w:t>
            </w:r>
          </w:p>
        </w:tc>
      </w:tr>
      <w:tr w:rsidR="00A275FD" w14:paraId="368CF927" w14:textId="77777777" w:rsidTr="00296BC8">
        <w:trPr>
          <w:trHeight w:val="694"/>
        </w:trPr>
        <w:tc>
          <w:tcPr>
            <w:tcW w:w="1754" w:type="dxa"/>
          </w:tcPr>
          <w:p w14:paraId="42A38885" w14:textId="46769BB6" w:rsidR="00A275FD" w:rsidRDefault="004C3927" w:rsidP="00312C1D">
            <w:pPr>
              <w:spacing w:after="100" w:afterAutospacing="1"/>
              <w:jc w:val="center"/>
            </w:pPr>
            <w:r>
              <w:t>Train</w:t>
            </w:r>
          </w:p>
        </w:tc>
        <w:tc>
          <w:tcPr>
            <w:tcW w:w="1755" w:type="dxa"/>
          </w:tcPr>
          <w:p w14:paraId="16B93F25" w14:textId="5DAD75A9" w:rsidR="00A275FD" w:rsidRDefault="007C6137" w:rsidP="00312C1D">
            <w:pPr>
              <w:spacing w:after="100" w:afterAutospacing="1"/>
              <w:jc w:val="center"/>
            </w:pPr>
            <w:r w:rsidRPr="007C6137">
              <w:t>1923</w:t>
            </w:r>
          </w:p>
        </w:tc>
        <w:tc>
          <w:tcPr>
            <w:tcW w:w="1756" w:type="dxa"/>
          </w:tcPr>
          <w:p w14:paraId="5EF14F5C" w14:textId="77777777" w:rsidR="007C6137" w:rsidRPr="007C6137" w:rsidRDefault="007C6137" w:rsidP="00312C1D">
            <w:pPr>
              <w:spacing w:after="100" w:afterAutospacing="1"/>
              <w:jc w:val="center"/>
            </w:pPr>
            <w:r w:rsidRPr="007C6137">
              <w:t>1866</w:t>
            </w:r>
          </w:p>
          <w:p w14:paraId="5BB82656" w14:textId="77777777" w:rsidR="00A275FD" w:rsidRDefault="00A275FD" w:rsidP="00312C1D">
            <w:pPr>
              <w:spacing w:after="100" w:afterAutospacing="1"/>
              <w:jc w:val="center"/>
            </w:pPr>
          </w:p>
        </w:tc>
        <w:tc>
          <w:tcPr>
            <w:tcW w:w="1755" w:type="dxa"/>
          </w:tcPr>
          <w:p w14:paraId="664CBF0D" w14:textId="77777777" w:rsidR="007C6137" w:rsidRPr="007C6137" w:rsidRDefault="007C6137" w:rsidP="00312C1D">
            <w:pPr>
              <w:spacing w:after="100" w:afterAutospacing="1"/>
              <w:jc w:val="center"/>
            </w:pPr>
            <w:r w:rsidRPr="007C6137">
              <w:t>3789</w:t>
            </w:r>
          </w:p>
          <w:p w14:paraId="42A39E6A" w14:textId="77777777" w:rsidR="00A275FD" w:rsidRDefault="00A275FD" w:rsidP="00312C1D">
            <w:pPr>
              <w:spacing w:after="100" w:afterAutospacing="1"/>
              <w:jc w:val="center"/>
            </w:pPr>
          </w:p>
        </w:tc>
      </w:tr>
      <w:tr w:rsidR="00A275FD" w14:paraId="472E6C57" w14:textId="77777777" w:rsidTr="00296BC8">
        <w:tc>
          <w:tcPr>
            <w:tcW w:w="1754" w:type="dxa"/>
          </w:tcPr>
          <w:p w14:paraId="593F2F53" w14:textId="60BD55BE" w:rsidR="00A275FD" w:rsidRDefault="007C6137" w:rsidP="00312C1D">
            <w:pPr>
              <w:spacing w:after="100" w:afterAutospacing="1"/>
              <w:jc w:val="center"/>
            </w:pPr>
            <w:r>
              <w:t>Test</w:t>
            </w:r>
          </w:p>
        </w:tc>
        <w:tc>
          <w:tcPr>
            <w:tcW w:w="1755" w:type="dxa"/>
          </w:tcPr>
          <w:p w14:paraId="7AC6A104" w14:textId="77777777" w:rsidR="007C6137" w:rsidRPr="007C6137" w:rsidRDefault="007C6137" w:rsidP="00312C1D">
            <w:pPr>
              <w:spacing w:after="100" w:afterAutospacing="1"/>
              <w:jc w:val="center"/>
            </w:pPr>
            <w:r w:rsidRPr="007C6137">
              <w:t>473</w:t>
            </w:r>
          </w:p>
          <w:p w14:paraId="68075B0B" w14:textId="77777777" w:rsidR="00A275FD" w:rsidRDefault="00A275FD" w:rsidP="00312C1D">
            <w:pPr>
              <w:spacing w:after="100" w:afterAutospacing="1"/>
              <w:jc w:val="center"/>
            </w:pPr>
          </w:p>
        </w:tc>
        <w:tc>
          <w:tcPr>
            <w:tcW w:w="1756" w:type="dxa"/>
          </w:tcPr>
          <w:p w14:paraId="42260890" w14:textId="77777777" w:rsidR="007C6137" w:rsidRPr="007C6137" w:rsidRDefault="007C6137" w:rsidP="00312C1D">
            <w:pPr>
              <w:spacing w:after="100" w:afterAutospacing="1"/>
              <w:jc w:val="center"/>
            </w:pPr>
            <w:r w:rsidRPr="007C6137">
              <w:t>475</w:t>
            </w:r>
          </w:p>
          <w:p w14:paraId="7D3C914E" w14:textId="77777777" w:rsidR="00A275FD" w:rsidRDefault="00A275FD" w:rsidP="00312C1D">
            <w:pPr>
              <w:spacing w:after="100" w:afterAutospacing="1"/>
              <w:jc w:val="center"/>
            </w:pPr>
          </w:p>
        </w:tc>
        <w:tc>
          <w:tcPr>
            <w:tcW w:w="1755" w:type="dxa"/>
          </w:tcPr>
          <w:p w14:paraId="57394DD1" w14:textId="77777777" w:rsidR="007C6137" w:rsidRPr="007C6137" w:rsidRDefault="007C6137" w:rsidP="00312C1D">
            <w:pPr>
              <w:spacing w:after="100" w:afterAutospacing="1"/>
              <w:jc w:val="center"/>
            </w:pPr>
            <w:r w:rsidRPr="007C6137">
              <w:t>948</w:t>
            </w:r>
          </w:p>
          <w:p w14:paraId="179F5526" w14:textId="77777777" w:rsidR="00A275FD" w:rsidRDefault="00A275FD" w:rsidP="00312C1D">
            <w:pPr>
              <w:spacing w:after="100" w:afterAutospacing="1"/>
              <w:jc w:val="center"/>
            </w:pPr>
          </w:p>
        </w:tc>
      </w:tr>
      <w:tr w:rsidR="007C6137" w14:paraId="4294505D" w14:textId="77777777" w:rsidTr="00296BC8">
        <w:trPr>
          <w:trHeight w:val="692"/>
        </w:trPr>
        <w:tc>
          <w:tcPr>
            <w:tcW w:w="1754" w:type="dxa"/>
          </w:tcPr>
          <w:p w14:paraId="251D418F" w14:textId="2E3E3CC2" w:rsidR="007C6137" w:rsidRDefault="007C6137" w:rsidP="00312C1D">
            <w:pPr>
              <w:spacing w:after="100" w:afterAutospacing="1"/>
              <w:jc w:val="center"/>
            </w:pPr>
            <w:r>
              <w:t>Tổng số</w:t>
            </w:r>
          </w:p>
        </w:tc>
        <w:tc>
          <w:tcPr>
            <w:tcW w:w="1755" w:type="dxa"/>
          </w:tcPr>
          <w:p w14:paraId="1E1984DB" w14:textId="77777777" w:rsidR="007C6137" w:rsidRPr="007C6137" w:rsidRDefault="007C6137" w:rsidP="00312C1D">
            <w:pPr>
              <w:spacing w:after="100" w:afterAutospacing="1"/>
              <w:jc w:val="center"/>
            </w:pPr>
            <w:r w:rsidRPr="007C6137">
              <w:t>1923</w:t>
            </w:r>
          </w:p>
          <w:p w14:paraId="6E68CBFC" w14:textId="77777777" w:rsidR="007C6137" w:rsidRDefault="007C6137" w:rsidP="00312C1D">
            <w:pPr>
              <w:spacing w:after="100" w:afterAutospacing="1"/>
              <w:jc w:val="center"/>
            </w:pPr>
          </w:p>
        </w:tc>
        <w:tc>
          <w:tcPr>
            <w:tcW w:w="1756" w:type="dxa"/>
          </w:tcPr>
          <w:p w14:paraId="3D8A2094" w14:textId="77777777" w:rsidR="007C6137" w:rsidRPr="007C6137" w:rsidRDefault="007C6137" w:rsidP="00312C1D">
            <w:pPr>
              <w:spacing w:after="100" w:afterAutospacing="1"/>
              <w:jc w:val="center"/>
            </w:pPr>
            <w:r w:rsidRPr="007C6137">
              <w:t>2341</w:t>
            </w:r>
          </w:p>
          <w:p w14:paraId="456675DD" w14:textId="77777777" w:rsidR="007C6137" w:rsidRDefault="007C6137" w:rsidP="00312C1D">
            <w:pPr>
              <w:spacing w:after="100" w:afterAutospacing="1"/>
              <w:jc w:val="center"/>
            </w:pPr>
          </w:p>
        </w:tc>
        <w:tc>
          <w:tcPr>
            <w:tcW w:w="1755" w:type="dxa"/>
          </w:tcPr>
          <w:p w14:paraId="1925516E" w14:textId="77777777" w:rsidR="007C6137" w:rsidRPr="007C6137" w:rsidRDefault="007C6137" w:rsidP="00312C1D">
            <w:pPr>
              <w:spacing w:after="100" w:afterAutospacing="1"/>
              <w:jc w:val="center"/>
            </w:pPr>
            <w:r w:rsidRPr="007C6137">
              <w:t>4264</w:t>
            </w:r>
          </w:p>
          <w:p w14:paraId="06C467BF" w14:textId="77777777" w:rsidR="007C6137" w:rsidRDefault="007C6137" w:rsidP="00312C1D">
            <w:pPr>
              <w:spacing w:after="100" w:afterAutospacing="1"/>
              <w:jc w:val="center"/>
            </w:pPr>
          </w:p>
        </w:tc>
      </w:tr>
    </w:tbl>
    <w:p w14:paraId="32806C4F" w14:textId="77777777" w:rsidR="007E5CF4" w:rsidRDefault="007E5CF4" w:rsidP="00296BC8">
      <w:pPr>
        <w:spacing w:before="240" w:after="240"/>
      </w:pPr>
    </w:p>
    <w:p w14:paraId="49B0E1D1" w14:textId="0A071A0E" w:rsidR="00017377" w:rsidRDefault="00671D0A" w:rsidP="000E1B7A">
      <w:pPr>
        <w:pStyle w:val="Heading3"/>
      </w:pPr>
      <w:bookmarkStart w:id="151" w:name="_heading=h.lrvzm5m4329b" w:colFirst="0" w:colLast="0"/>
      <w:bookmarkStart w:id="152" w:name="_Toc135856842"/>
      <w:bookmarkEnd w:id="151"/>
      <w:r>
        <w:t>3</w:t>
      </w:r>
      <w:r w:rsidR="00017377">
        <w:t>.</w:t>
      </w:r>
      <w:r>
        <w:t>3</w:t>
      </w:r>
      <w:r w:rsidR="00017377">
        <w:t>.</w:t>
      </w:r>
      <w:r w:rsidR="001A6AEB">
        <w:t>3</w:t>
      </w:r>
      <w:r w:rsidR="00017377">
        <w:t xml:space="preserve"> Huấn luyện mô hình Yolov5l</w:t>
      </w:r>
      <w:bookmarkEnd w:id="152"/>
    </w:p>
    <w:p w14:paraId="21D3EEFC" w14:textId="42125245" w:rsidR="00017377" w:rsidRDefault="009429D1" w:rsidP="007C07E8">
      <w:r>
        <w:t>Chuẩn bị file c</w:t>
      </w:r>
      <w:r w:rsidR="00017377">
        <w:t xml:space="preserve">ấu hình data gồm đường dẫn đến thư mục train, thư mục test và thư mục validation với số lớp là 2 gồm </w:t>
      </w:r>
      <w:r>
        <w:t>bình thường</w:t>
      </w:r>
      <w:r w:rsidR="00017377">
        <w:t xml:space="preserve"> và </w:t>
      </w:r>
      <w:r>
        <w:t>tổn thương</w:t>
      </w:r>
    </w:p>
    <w:p w14:paraId="5A840E24" w14:textId="6D7B59F1" w:rsidR="00017377" w:rsidRDefault="00017377" w:rsidP="00C44487">
      <w:pPr>
        <w:pStyle w:val="ListParagraph"/>
        <w:numPr>
          <w:ilvl w:val="0"/>
          <w:numId w:val="30"/>
        </w:numPr>
      </w:pPr>
      <w:r>
        <w:t>Kích thước ảnh đầu vào 512</w:t>
      </w:r>
      <w:r w:rsidR="00803CE4">
        <w:t xml:space="preserve"> </w:t>
      </w:r>
      <w:r>
        <w:t>x</w:t>
      </w:r>
      <w:r w:rsidR="00803CE4">
        <w:t xml:space="preserve"> </w:t>
      </w:r>
      <w:r>
        <w:t>512</w:t>
      </w:r>
    </w:p>
    <w:p w14:paraId="171F57B1" w14:textId="24A7DAFA" w:rsidR="00017377" w:rsidRDefault="00017377" w:rsidP="00C44487">
      <w:pPr>
        <w:pStyle w:val="ListParagraph"/>
        <w:numPr>
          <w:ilvl w:val="0"/>
          <w:numId w:val="30"/>
        </w:numPr>
      </w:pPr>
      <w:r>
        <w:t>Batch size 16</w:t>
      </w:r>
    </w:p>
    <w:p w14:paraId="2873E842" w14:textId="379D9162" w:rsidR="00017377" w:rsidRDefault="00017377" w:rsidP="00C44487">
      <w:pPr>
        <w:pStyle w:val="ListParagraph"/>
        <w:numPr>
          <w:ilvl w:val="0"/>
          <w:numId w:val="30"/>
        </w:numPr>
      </w:pPr>
      <w:r>
        <w:t>Epochs là 100</w:t>
      </w:r>
    </w:p>
    <w:p w14:paraId="01A20658" w14:textId="05899FB5" w:rsidR="00017377" w:rsidRDefault="00017377" w:rsidP="00C44487">
      <w:pPr>
        <w:pStyle w:val="ListParagraph"/>
        <w:numPr>
          <w:ilvl w:val="0"/>
          <w:numId w:val="30"/>
        </w:numPr>
      </w:pPr>
      <w:r>
        <w:t>Learning rate: 0.01</w:t>
      </w:r>
    </w:p>
    <w:p w14:paraId="3FDA13B1" w14:textId="1DFC2EB9" w:rsidR="00017377" w:rsidRDefault="00671D0A" w:rsidP="000E1B7A">
      <w:pPr>
        <w:pStyle w:val="Heading3"/>
      </w:pPr>
      <w:bookmarkStart w:id="153" w:name="_heading=h.1rkwqdlvygbu" w:colFirst="0" w:colLast="0"/>
      <w:bookmarkStart w:id="154" w:name="_Toc135856843"/>
      <w:bookmarkEnd w:id="153"/>
      <w:r>
        <w:t>3</w:t>
      </w:r>
      <w:r w:rsidR="00017377">
        <w:t>.</w:t>
      </w:r>
      <w:r>
        <w:t>3</w:t>
      </w:r>
      <w:r w:rsidR="00017377">
        <w:t>.</w:t>
      </w:r>
      <w:r w:rsidR="001A6AEB">
        <w:t>4</w:t>
      </w:r>
      <w:r w:rsidR="00017377">
        <w:t xml:space="preserve"> Huấn luyện mô hình phân loại</w:t>
      </w:r>
      <w:bookmarkEnd w:id="154"/>
    </w:p>
    <w:p w14:paraId="4FD38497" w14:textId="5746E0F7" w:rsidR="00C44487" w:rsidRDefault="00017377" w:rsidP="007C07E8">
      <w:r>
        <w:t>Sử dụng kiến trúc Resnet và phương pháp học transfer learning ImageNet để trích xuất các tính năng cấp thấp</w:t>
      </w:r>
      <w:r w:rsidR="002E1DFE">
        <w:t>.</w:t>
      </w:r>
    </w:p>
    <w:p w14:paraId="213BDD91" w14:textId="18C4C558" w:rsidR="00017377" w:rsidRDefault="00017377" w:rsidP="007C07E8">
      <w:r>
        <w:t>Sử dụng mô hình LSTM để trích xuất các đặc điểm ngữ nghĩa cấp cao</w:t>
      </w:r>
      <w:r w:rsidR="002E1DFE">
        <w:t>.</w:t>
      </w:r>
    </w:p>
    <w:p w14:paraId="10AFD520" w14:textId="3812F602" w:rsidR="00017377" w:rsidRDefault="00017377" w:rsidP="007C07E8">
      <w:r>
        <w:t>Sau đó các tính năng này được kết nối lại với nhau</w:t>
      </w:r>
      <w:r w:rsidR="002E1DFE">
        <w:t>.</w:t>
      </w:r>
    </w:p>
    <w:p w14:paraId="448FF11C" w14:textId="3B0F7C99" w:rsidR="00017377" w:rsidRDefault="00017377" w:rsidP="007C07E8">
      <w:r>
        <w:lastRenderedPageBreak/>
        <w:t>Mô hình CNN được thiết kế để trích xuất các đặc trưng liên quan từ ma trận đặc trưng trọng số</w:t>
      </w:r>
      <w:r w:rsidR="002E1DFE">
        <w:t>.</w:t>
      </w:r>
    </w:p>
    <w:p w14:paraId="612199C2" w14:textId="19008462" w:rsidR="00017377" w:rsidRDefault="00017377" w:rsidP="007C07E8">
      <w:r>
        <w:t>Đầu ra sử dụng mô hình Gradient Boosting để phân loại ảnh là tổng thương lành tính và tổn thương ác tính</w:t>
      </w:r>
      <w:r w:rsidR="002E1DFE">
        <w:t>.</w:t>
      </w:r>
    </w:p>
    <w:p w14:paraId="61149877" w14:textId="5080F1EB" w:rsidR="00017377" w:rsidRDefault="00D365A0" w:rsidP="00D365A0">
      <w:pPr>
        <w:pStyle w:val="Heading1"/>
      </w:pPr>
      <w:bookmarkStart w:id="155" w:name="_heading=h.w2vbeq3fx4fr" w:colFirst="0" w:colLast="0"/>
      <w:bookmarkStart w:id="156" w:name="_Toc135856844"/>
      <w:bookmarkEnd w:id="155"/>
      <w:r>
        <w:t>CHƯƠNG IV: KẾT QUẢ</w:t>
      </w:r>
      <w:bookmarkEnd w:id="156"/>
    </w:p>
    <w:p w14:paraId="5D4975BF" w14:textId="4E3395DA" w:rsidR="005A1DD0" w:rsidRPr="005A1DD0" w:rsidRDefault="00671D0A" w:rsidP="00DC0DCE">
      <w:pPr>
        <w:pStyle w:val="Heading2"/>
      </w:pPr>
      <w:bookmarkStart w:id="157" w:name="_heading=h.t1xf2i1s749x" w:colFirst="0" w:colLast="0"/>
      <w:bookmarkStart w:id="158" w:name="_Toc135856845"/>
      <w:bookmarkEnd w:id="157"/>
      <w:r>
        <w:t>4</w:t>
      </w:r>
      <w:r w:rsidR="00017377">
        <w:t>.1 Kết quả mô hình Yolov5</w:t>
      </w:r>
      <w:bookmarkEnd w:id="158"/>
    </w:p>
    <w:p w14:paraId="7CF1FDDC" w14:textId="60145FE1" w:rsidR="00592788" w:rsidRDefault="00592788" w:rsidP="00592788">
      <w:pPr>
        <w:pStyle w:val="Caption"/>
        <w:keepNext/>
      </w:pPr>
      <w:bookmarkStart w:id="159" w:name="_Toc135856926"/>
      <w:r>
        <w:t>Bảng 4.</w:t>
      </w:r>
      <w:fldSimple w:instr=" SEQ Bảng_4. \* ARABIC ">
        <w:r>
          <w:rPr>
            <w:noProof/>
          </w:rPr>
          <w:t>4</w:t>
        </w:r>
      </w:fldSimple>
      <w:r>
        <w:t xml:space="preserve"> </w:t>
      </w:r>
      <w:r w:rsidRPr="00F33CBB">
        <w:t>Kết quả mô hình Yolo</w:t>
      </w:r>
      <w:bookmarkEnd w:id="159"/>
    </w:p>
    <w:tbl>
      <w:tblPr>
        <w:tblW w:w="878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4"/>
        <w:gridCol w:w="1044"/>
        <w:gridCol w:w="1212"/>
        <w:gridCol w:w="1001"/>
        <w:gridCol w:w="1184"/>
        <w:gridCol w:w="1024"/>
        <w:gridCol w:w="995"/>
        <w:gridCol w:w="1109"/>
      </w:tblGrid>
      <w:tr w:rsidR="00017377" w14:paraId="7971DD1B" w14:textId="77777777" w:rsidTr="00776B14">
        <w:trPr>
          <w:trHeight w:val="1730"/>
        </w:trPr>
        <w:tc>
          <w:tcPr>
            <w:tcW w:w="1214" w:type="dxa"/>
          </w:tcPr>
          <w:p w14:paraId="5DD3B2AF" w14:textId="77777777" w:rsidR="00017377" w:rsidRPr="00D91E53" w:rsidRDefault="00017377" w:rsidP="00312C1D">
            <w:pPr>
              <w:spacing w:after="100" w:afterAutospacing="1"/>
              <w:jc w:val="center"/>
              <w:rPr>
                <w:szCs w:val="26"/>
              </w:rPr>
            </w:pPr>
            <w:r w:rsidRPr="00D91E53">
              <w:rPr>
                <w:szCs w:val="26"/>
              </w:rPr>
              <w:t>Mô hình</w:t>
            </w:r>
          </w:p>
        </w:tc>
        <w:tc>
          <w:tcPr>
            <w:tcW w:w="1044" w:type="dxa"/>
          </w:tcPr>
          <w:p w14:paraId="1D7AD8FD" w14:textId="77777777" w:rsidR="00017377" w:rsidRPr="00D91E53" w:rsidRDefault="00017377" w:rsidP="00312C1D">
            <w:pPr>
              <w:spacing w:before="240" w:after="100" w:afterAutospacing="1"/>
              <w:jc w:val="center"/>
              <w:rPr>
                <w:szCs w:val="26"/>
              </w:rPr>
            </w:pPr>
            <w:r w:rsidRPr="00D91E53">
              <w:rPr>
                <w:szCs w:val="26"/>
              </w:rPr>
              <w:t>Nhãn</w:t>
            </w:r>
          </w:p>
        </w:tc>
        <w:tc>
          <w:tcPr>
            <w:tcW w:w="1212" w:type="dxa"/>
          </w:tcPr>
          <w:p w14:paraId="0CE32D97" w14:textId="77777777" w:rsidR="00017377" w:rsidRPr="00D91E53" w:rsidRDefault="00017377" w:rsidP="00312C1D">
            <w:pPr>
              <w:spacing w:before="240" w:after="100" w:afterAutospacing="1"/>
              <w:jc w:val="center"/>
              <w:rPr>
                <w:szCs w:val="26"/>
              </w:rPr>
            </w:pPr>
            <w:r w:rsidRPr="00D91E53">
              <w:rPr>
                <w:szCs w:val="26"/>
              </w:rPr>
              <w:t>Xử lý ảnh</w:t>
            </w:r>
          </w:p>
        </w:tc>
        <w:tc>
          <w:tcPr>
            <w:tcW w:w="1001" w:type="dxa"/>
          </w:tcPr>
          <w:p w14:paraId="0258BEDE" w14:textId="77777777" w:rsidR="00017377" w:rsidRPr="00D91E53" w:rsidRDefault="00017377" w:rsidP="00312C1D">
            <w:pPr>
              <w:spacing w:before="240" w:after="100" w:afterAutospacing="1"/>
              <w:jc w:val="center"/>
              <w:rPr>
                <w:szCs w:val="26"/>
              </w:rPr>
            </w:pPr>
            <w:r w:rsidRPr="00D91E53">
              <w:rPr>
                <w:szCs w:val="26"/>
              </w:rPr>
              <w:t>Kích thước ảnh</w:t>
            </w:r>
          </w:p>
        </w:tc>
        <w:tc>
          <w:tcPr>
            <w:tcW w:w="1184" w:type="dxa"/>
          </w:tcPr>
          <w:p w14:paraId="490A78FD" w14:textId="31D05DF6" w:rsidR="00A238AD" w:rsidRPr="00D91E53" w:rsidRDefault="00017377" w:rsidP="00312C1D">
            <w:pPr>
              <w:spacing w:before="240" w:after="100" w:afterAutospacing="1"/>
              <w:jc w:val="center"/>
              <w:rPr>
                <w:szCs w:val="26"/>
              </w:rPr>
            </w:pPr>
            <w:r w:rsidRPr="00D91E53">
              <w:rPr>
                <w:szCs w:val="26"/>
              </w:rPr>
              <w:t>Precisio</w:t>
            </w:r>
            <w:r w:rsidR="00A238AD" w:rsidRPr="00D91E53">
              <w:rPr>
                <w:szCs w:val="26"/>
              </w:rPr>
              <w:t>n</w:t>
            </w:r>
          </w:p>
          <w:p w14:paraId="219F094A" w14:textId="2EB3F6A9" w:rsidR="00017377" w:rsidRPr="00D91E53" w:rsidRDefault="00A238AD" w:rsidP="00312C1D">
            <w:pPr>
              <w:spacing w:before="240" w:after="100" w:afterAutospacing="1"/>
              <w:jc w:val="center"/>
              <w:rPr>
                <w:szCs w:val="26"/>
              </w:rPr>
            </w:pPr>
            <w:r w:rsidRPr="00D91E53">
              <w:rPr>
                <w:szCs w:val="26"/>
              </w:rPr>
              <w:t>(%)</w:t>
            </w:r>
          </w:p>
        </w:tc>
        <w:tc>
          <w:tcPr>
            <w:tcW w:w="1024" w:type="dxa"/>
          </w:tcPr>
          <w:p w14:paraId="2F87FA56" w14:textId="77777777" w:rsidR="00017377" w:rsidRPr="00D91E53" w:rsidRDefault="00017377" w:rsidP="00312C1D">
            <w:pPr>
              <w:spacing w:before="240" w:after="100" w:afterAutospacing="1"/>
              <w:jc w:val="center"/>
              <w:rPr>
                <w:szCs w:val="26"/>
              </w:rPr>
            </w:pPr>
            <w:r w:rsidRPr="00D91E53">
              <w:rPr>
                <w:szCs w:val="26"/>
              </w:rPr>
              <w:t>Recall</w:t>
            </w:r>
          </w:p>
          <w:p w14:paraId="6D343007" w14:textId="0E9B7948" w:rsidR="00A238AD" w:rsidRPr="00D91E53" w:rsidRDefault="00A238AD" w:rsidP="00312C1D">
            <w:pPr>
              <w:spacing w:before="240" w:after="100" w:afterAutospacing="1"/>
              <w:jc w:val="center"/>
              <w:rPr>
                <w:szCs w:val="26"/>
              </w:rPr>
            </w:pPr>
            <w:r w:rsidRPr="00D91E53">
              <w:rPr>
                <w:szCs w:val="26"/>
              </w:rPr>
              <w:t>(%)</w:t>
            </w:r>
          </w:p>
        </w:tc>
        <w:tc>
          <w:tcPr>
            <w:tcW w:w="995" w:type="dxa"/>
          </w:tcPr>
          <w:p w14:paraId="25F5AB3C" w14:textId="77777777" w:rsidR="00017377" w:rsidRPr="00D91E53" w:rsidRDefault="00017377" w:rsidP="00312C1D">
            <w:pPr>
              <w:spacing w:before="240" w:after="100" w:afterAutospacing="1"/>
              <w:jc w:val="center"/>
              <w:rPr>
                <w:szCs w:val="26"/>
              </w:rPr>
            </w:pPr>
            <w:r w:rsidRPr="00D91E53">
              <w:rPr>
                <w:szCs w:val="26"/>
              </w:rPr>
              <w:t>mAP .5</w:t>
            </w:r>
          </w:p>
          <w:p w14:paraId="06236CB7" w14:textId="5CB6D96A" w:rsidR="00A238AD" w:rsidRPr="00D91E53" w:rsidRDefault="00A238AD" w:rsidP="00312C1D">
            <w:pPr>
              <w:spacing w:before="240" w:after="100" w:afterAutospacing="1"/>
              <w:jc w:val="center"/>
              <w:rPr>
                <w:szCs w:val="26"/>
              </w:rPr>
            </w:pPr>
            <w:r w:rsidRPr="00D91E53">
              <w:rPr>
                <w:szCs w:val="26"/>
              </w:rPr>
              <w:t>(%)</w:t>
            </w:r>
          </w:p>
        </w:tc>
        <w:tc>
          <w:tcPr>
            <w:tcW w:w="1109" w:type="dxa"/>
          </w:tcPr>
          <w:p w14:paraId="00B69D15" w14:textId="77777777" w:rsidR="00017377" w:rsidRPr="00D91E53" w:rsidRDefault="00017377" w:rsidP="00312C1D">
            <w:pPr>
              <w:spacing w:before="240" w:after="100" w:afterAutospacing="1"/>
              <w:jc w:val="center"/>
              <w:rPr>
                <w:szCs w:val="26"/>
              </w:rPr>
            </w:pPr>
            <w:r w:rsidRPr="00D91E53">
              <w:rPr>
                <w:szCs w:val="26"/>
              </w:rPr>
              <w:t>mAP .95</w:t>
            </w:r>
          </w:p>
          <w:p w14:paraId="180E58D0" w14:textId="78B4E759" w:rsidR="00A238AD" w:rsidRPr="00D91E53" w:rsidRDefault="00A238AD" w:rsidP="00312C1D">
            <w:pPr>
              <w:spacing w:before="240" w:after="100" w:afterAutospacing="1"/>
              <w:jc w:val="center"/>
              <w:rPr>
                <w:szCs w:val="26"/>
              </w:rPr>
            </w:pPr>
            <w:r w:rsidRPr="00D91E53">
              <w:rPr>
                <w:szCs w:val="26"/>
              </w:rPr>
              <w:t>(%)</w:t>
            </w:r>
          </w:p>
        </w:tc>
      </w:tr>
      <w:tr w:rsidR="00017377" w14:paraId="0EFF0B3D" w14:textId="77777777" w:rsidTr="00776B14">
        <w:tc>
          <w:tcPr>
            <w:tcW w:w="1214" w:type="dxa"/>
          </w:tcPr>
          <w:p w14:paraId="203C41D5"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42B646F2" w14:textId="248A78FF" w:rsidR="00017377" w:rsidRPr="00D91E53" w:rsidRDefault="0089612C" w:rsidP="00312C1D">
            <w:pPr>
              <w:spacing w:after="100" w:afterAutospacing="1"/>
              <w:jc w:val="center"/>
              <w:rPr>
                <w:szCs w:val="26"/>
              </w:rPr>
            </w:pPr>
            <w:r>
              <w:rPr>
                <w:szCs w:val="26"/>
              </w:rPr>
              <w:t>Mass</w:t>
            </w:r>
          </w:p>
        </w:tc>
        <w:tc>
          <w:tcPr>
            <w:tcW w:w="1212" w:type="dxa"/>
          </w:tcPr>
          <w:p w14:paraId="65CC7F17" w14:textId="77777777" w:rsidR="00017377" w:rsidRPr="00D91E53" w:rsidRDefault="00017377" w:rsidP="00312C1D">
            <w:pPr>
              <w:spacing w:after="100" w:afterAutospacing="1"/>
              <w:jc w:val="center"/>
              <w:rPr>
                <w:szCs w:val="26"/>
              </w:rPr>
            </w:pPr>
            <w:r w:rsidRPr="00D91E53">
              <w:rPr>
                <w:szCs w:val="26"/>
              </w:rPr>
              <w:t>Không</w:t>
            </w:r>
          </w:p>
        </w:tc>
        <w:tc>
          <w:tcPr>
            <w:tcW w:w="1001" w:type="dxa"/>
          </w:tcPr>
          <w:p w14:paraId="713472A3" w14:textId="77777777" w:rsidR="00017377" w:rsidRPr="00D91E53" w:rsidRDefault="00017377" w:rsidP="00312C1D">
            <w:pPr>
              <w:spacing w:after="100" w:afterAutospacing="1"/>
              <w:jc w:val="center"/>
              <w:rPr>
                <w:szCs w:val="26"/>
              </w:rPr>
            </w:pPr>
            <w:r w:rsidRPr="00D91E53">
              <w:rPr>
                <w:szCs w:val="26"/>
              </w:rPr>
              <w:t>256</w:t>
            </w:r>
          </w:p>
        </w:tc>
        <w:tc>
          <w:tcPr>
            <w:tcW w:w="1184" w:type="dxa"/>
          </w:tcPr>
          <w:p w14:paraId="041EDCE4" w14:textId="3D6DF8B5" w:rsidR="00017377" w:rsidRPr="00D91E53" w:rsidRDefault="00017377" w:rsidP="00312C1D">
            <w:pPr>
              <w:spacing w:after="100" w:afterAutospacing="1"/>
              <w:jc w:val="center"/>
              <w:rPr>
                <w:szCs w:val="26"/>
              </w:rPr>
            </w:pPr>
            <w:r w:rsidRPr="00D91E53">
              <w:rPr>
                <w:szCs w:val="26"/>
              </w:rPr>
              <w:t>33</w:t>
            </w:r>
          </w:p>
          <w:p w14:paraId="2F0CCC1A" w14:textId="77777777" w:rsidR="00017377" w:rsidRPr="00D91E53" w:rsidRDefault="00017377" w:rsidP="00312C1D">
            <w:pPr>
              <w:spacing w:after="100" w:afterAutospacing="1"/>
              <w:jc w:val="center"/>
              <w:rPr>
                <w:szCs w:val="26"/>
              </w:rPr>
            </w:pPr>
          </w:p>
        </w:tc>
        <w:tc>
          <w:tcPr>
            <w:tcW w:w="1024" w:type="dxa"/>
          </w:tcPr>
          <w:p w14:paraId="18FEE0E8" w14:textId="58B0412D" w:rsidR="00017377" w:rsidRPr="00D91E53" w:rsidRDefault="00017377" w:rsidP="00312C1D">
            <w:pPr>
              <w:spacing w:after="100" w:afterAutospacing="1"/>
              <w:jc w:val="center"/>
              <w:rPr>
                <w:szCs w:val="26"/>
              </w:rPr>
            </w:pPr>
            <w:r w:rsidRPr="00D91E53">
              <w:rPr>
                <w:szCs w:val="26"/>
              </w:rPr>
              <w:t>22</w:t>
            </w:r>
          </w:p>
        </w:tc>
        <w:tc>
          <w:tcPr>
            <w:tcW w:w="995" w:type="dxa"/>
          </w:tcPr>
          <w:p w14:paraId="0506E77F" w14:textId="1EE538CA" w:rsidR="00017377" w:rsidRPr="00D91E53" w:rsidRDefault="00017377" w:rsidP="00312C1D">
            <w:pPr>
              <w:spacing w:after="100" w:afterAutospacing="1"/>
              <w:jc w:val="center"/>
              <w:rPr>
                <w:szCs w:val="26"/>
              </w:rPr>
            </w:pPr>
            <w:r w:rsidRPr="00D91E53">
              <w:rPr>
                <w:szCs w:val="26"/>
              </w:rPr>
              <w:t>17</w:t>
            </w:r>
          </w:p>
        </w:tc>
        <w:tc>
          <w:tcPr>
            <w:tcW w:w="1109" w:type="dxa"/>
          </w:tcPr>
          <w:p w14:paraId="74EBA3FD" w14:textId="0F374965" w:rsidR="00017377" w:rsidRPr="00D91E53" w:rsidRDefault="00017377" w:rsidP="00312C1D">
            <w:pPr>
              <w:spacing w:after="100" w:afterAutospacing="1"/>
              <w:jc w:val="center"/>
              <w:rPr>
                <w:szCs w:val="26"/>
              </w:rPr>
            </w:pPr>
            <w:r w:rsidRPr="00D91E53">
              <w:rPr>
                <w:szCs w:val="26"/>
              </w:rPr>
              <w:t>5</w:t>
            </w:r>
          </w:p>
        </w:tc>
      </w:tr>
      <w:tr w:rsidR="00017377" w14:paraId="7F99BDC4" w14:textId="77777777" w:rsidTr="00776B14">
        <w:tc>
          <w:tcPr>
            <w:tcW w:w="1214" w:type="dxa"/>
          </w:tcPr>
          <w:p w14:paraId="695ECD0B"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74ED0D70" w14:textId="76EFBA2E" w:rsidR="00017377" w:rsidRPr="00D91E53" w:rsidRDefault="0089612C" w:rsidP="00312C1D">
            <w:pPr>
              <w:spacing w:after="100" w:afterAutospacing="1"/>
              <w:jc w:val="center"/>
              <w:rPr>
                <w:szCs w:val="26"/>
              </w:rPr>
            </w:pPr>
            <w:r>
              <w:rPr>
                <w:szCs w:val="26"/>
              </w:rPr>
              <w:t>Mass</w:t>
            </w:r>
          </w:p>
        </w:tc>
        <w:tc>
          <w:tcPr>
            <w:tcW w:w="1212" w:type="dxa"/>
          </w:tcPr>
          <w:p w14:paraId="452977D9" w14:textId="77777777" w:rsidR="00017377" w:rsidRPr="00D91E53" w:rsidRDefault="00017377" w:rsidP="00312C1D">
            <w:pPr>
              <w:spacing w:after="100" w:afterAutospacing="1"/>
              <w:jc w:val="center"/>
              <w:rPr>
                <w:szCs w:val="26"/>
              </w:rPr>
            </w:pPr>
            <w:r w:rsidRPr="00D91E53">
              <w:rPr>
                <w:szCs w:val="26"/>
              </w:rPr>
              <w:t>Tăng cường</w:t>
            </w:r>
          </w:p>
        </w:tc>
        <w:tc>
          <w:tcPr>
            <w:tcW w:w="1001" w:type="dxa"/>
          </w:tcPr>
          <w:p w14:paraId="62E7AAE7"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6C944F69" w14:textId="7A3215D9" w:rsidR="00017377" w:rsidRPr="00D91E53" w:rsidRDefault="00017377" w:rsidP="00312C1D">
            <w:pPr>
              <w:spacing w:after="100" w:afterAutospacing="1"/>
              <w:jc w:val="center"/>
              <w:rPr>
                <w:szCs w:val="26"/>
              </w:rPr>
            </w:pPr>
            <w:r w:rsidRPr="00D91E53">
              <w:rPr>
                <w:szCs w:val="26"/>
              </w:rPr>
              <w:t>37</w:t>
            </w:r>
          </w:p>
          <w:p w14:paraId="10B753C7" w14:textId="77777777" w:rsidR="00017377" w:rsidRPr="00D91E53" w:rsidRDefault="00017377" w:rsidP="00312C1D">
            <w:pPr>
              <w:spacing w:after="100" w:afterAutospacing="1"/>
              <w:jc w:val="center"/>
              <w:rPr>
                <w:szCs w:val="26"/>
              </w:rPr>
            </w:pPr>
          </w:p>
        </w:tc>
        <w:tc>
          <w:tcPr>
            <w:tcW w:w="1024" w:type="dxa"/>
          </w:tcPr>
          <w:p w14:paraId="6415AAAB" w14:textId="656EF4E0" w:rsidR="00017377" w:rsidRPr="00D91E53" w:rsidRDefault="00017377" w:rsidP="00312C1D">
            <w:pPr>
              <w:spacing w:after="100" w:afterAutospacing="1"/>
              <w:jc w:val="center"/>
              <w:rPr>
                <w:szCs w:val="26"/>
              </w:rPr>
            </w:pPr>
            <w:r w:rsidRPr="00D91E53">
              <w:rPr>
                <w:szCs w:val="26"/>
              </w:rPr>
              <w:t>26</w:t>
            </w:r>
          </w:p>
        </w:tc>
        <w:tc>
          <w:tcPr>
            <w:tcW w:w="995" w:type="dxa"/>
          </w:tcPr>
          <w:p w14:paraId="2E4156DC" w14:textId="7AA1834F" w:rsidR="00017377" w:rsidRPr="00D91E53" w:rsidRDefault="00017377" w:rsidP="00312C1D">
            <w:pPr>
              <w:spacing w:after="100" w:afterAutospacing="1"/>
              <w:jc w:val="center"/>
              <w:rPr>
                <w:szCs w:val="26"/>
              </w:rPr>
            </w:pPr>
            <w:r w:rsidRPr="00D91E53">
              <w:rPr>
                <w:szCs w:val="26"/>
              </w:rPr>
              <w:t>23</w:t>
            </w:r>
          </w:p>
        </w:tc>
        <w:tc>
          <w:tcPr>
            <w:tcW w:w="1109" w:type="dxa"/>
          </w:tcPr>
          <w:p w14:paraId="1BAE0F9D" w14:textId="7F1CE67C" w:rsidR="00017377" w:rsidRPr="00D91E53" w:rsidRDefault="00017377" w:rsidP="00312C1D">
            <w:pPr>
              <w:spacing w:after="100" w:afterAutospacing="1"/>
              <w:jc w:val="center"/>
              <w:rPr>
                <w:szCs w:val="26"/>
              </w:rPr>
            </w:pPr>
            <w:r w:rsidRPr="00D91E53">
              <w:rPr>
                <w:szCs w:val="26"/>
              </w:rPr>
              <w:t>7</w:t>
            </w:r>
          </w:p>
        </w:tc>
      </w:tr>
      <w:tr w:rsidR="00017377" w14:paraId="2C81C56F" w14:textId="77777777" w:rsidTr="00776B14">
        <w:tc>
          <w:tcPr>
            <w:tcW w:w="1214" w:type="dxa"/>
          </w:tcPr>
          <w:p w14:paraId="48121033"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78044213" w14:textId="33225546" w:rsidR="00017377" w:rsidRPr="00D91E53" w:rsidRDefault="0089612C" w:rsidP="00312C1D">
            <w:pPr>
              <w:spacing w:after="100" w:afterAutospacing="1"/>
              <w:jc w:val="center"/>
              <w:rPr>
                <w:szCs w:val="26"/>
              </w:rPr>
            </w:pPr>
            <w:r>
              <w:rPr>
                <w:szCs w:val="26"/>
              </w:rPr>
              <w:t>Mass</w:t>
            </w:r>
          </w:p>
        </w:tc>
        <w:tc>
          <w:tcPr>
            <w:tcW w:w="1212" w:type="dxa"/>
          </w:tcPr>
          <w:p w14:paraId="5667D307" w14:textId="77777777" w:rsidR="00017377" w:rsidRPr="00D91E53" w:rsidRDefault="00017377" w:rsidP="00312C1D">
            <w:pPr>
              <w:spacing w:after="100" w:afterAutospacing="1"/>
              <w:jc w:val="center"/>
              <w:rPr>
                <w:szCs w:val="26"/>
              </w:rPr>
            </w:pPr>
            <w:r w:rsidRPr="00D91E53">
              <w:rPr>
                <w:szCs w:val="26"/>
              </w:rPr>
              <w:t>Tăng cường + ScaleABs</w:t>
            </w:r>
          </w:p>
        </w:tc>
        <w:tc>
          <w:tcPr>
            <w:tcW w:w="1001" w:type="dxa"/>
          </w:tcPr>
          <w:p w14:paraId="6817A4C2"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6E1891EC" w14:textId="3F9C2A45" w:rsidR="00017377" w:rsidRPr="00D91E53" w:rsidRDefault="00017377" w:rsidP="00312C1D">
            <w:pPr>
              <w:spacing w:after="100" w:afterAutospacing="1"/>
              <w:jc w:val="center"/>
              <w:rPr>
                <w:szCs w:val="26"/>
              </w:rPr>
            </w:pPr>
            <w:r w:rsidRPr="00D91E53">
              <w:rPr>
                <w:szCs w:val="26"/>
              </w:rPr>
              <w:t>31</w:t>
            </w:r>
          </w:p>
        </w:tc>
        <w:tc>
          <w:tcPr>
            <w:tcW w:w="1024" w:type="dxa"/>
          </w:tcPr>
          <w:p w14:paraId="3FA2F6B5" w14:textId="73476363" w:rsidR="00017377" w:rsidRPr="00D91E53" w:rsidRDefault="00017377" w:rsidP="00312C1D">
            <w:pPr>
              <w:spacing w:after="100" w:afterAutospacing="1"/>
              <w:jc w:val="center"/>
              <w:rPr>
                <w:szCs w:val="26"/>
              </w:rPr>
            </w:pPr>
            <w:r w:rsidRPr="00D91E53">
              <w:rPr>
                <w:szCs w:val="26"/>
              </w:rPr>
              <w:t>15</w:t>
            </w:r>
          </w:p>
        </w:tc>
        <w:tc>
          <w:tcPr>
            <w:tcW w:w="995" w:type="dxa"/>
          </w:tcPr>
          <w:p w14:paraId="69DF4DDA" w14:textId="26C4E2A6" w:rsidR="00017377" w:rsidRPr="00D91E53" w:rsidRDefault="00017377" w:rsidP="00312C1D">
            <w:pPr>
              <w:spacing w:after="100" w:afterAutospacing="1"/>
              <w:jc w:val="center"/>
              <w:rPr>
                <w:szCs w:val="26"/>
              </w:rPr>
            </w:pPr>
            <w:r w:rsidRPr="00D91E53">
              <w:rPr>
                <w:szCs w:val="26"/>
              </w:rPr>
              <w:t>18</w:t>
            </w:r>
          </w:p>
        </w:tc>
        <w:tc>
          <w:tcPr>
            <w:tcW w:w="1109" w:type="dxa"/>
          </w:tcPr>
          <w:p w14:paraId="36BA84B4" w14:textId="366FEA40" w:rsidR="00017377" w:rsidRPr="00D91E53" w:rsidRDefault="00017377" w:rsidP="00312C1D">
            <w:pPr>
              <w:spacing w:after="100" w:afterAutospacing="1"/>
              <w:jc w:val="center"/>
              <w:rPr>
                <w:szCs w:val="26"/>
              </w:rPr>
            </w:pPr>
            <w:r w:rsidRPr="00D91E53">
              <w:rPr>
                <w:szCs w:val="26"/>
              </w:rPr>
              <w:t>7</w:t>
            </w:r>
          </w:p>
        </w:tc>
      </w:tr>
      <w:tr w:rsidR="00017377" w14:paraId="283EC2D6" w14:textId="77777777" w:rsidTr="00776B14">
        <w:tc>
          <w:tcPr>
            <w:tcW w:w="1214" w:type="dxa"/>
          </w:tcPr>
          <w:p w14:paraId="097FF737"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0D3B9BD3" w14:textId="5F8247CC" w:rsidR="00017377" w:rsidRPr="00D91E53" w:rsidRDefault="0089612C" w:rsidP="00312C1D">
            <w:pPr>
              <w:spacing w:after="100" w:afterAutospacing="1"/>
              <w:jc w:val="center"/>
              <w:rPr>
                <w:szCs w:val="26"/>
              </w:rPr>
            </w:pPr>
            <w:r>
              <w:rPr>
                <w:szCs w:val="26"/>
              </w:rPr>
              <w:t>Mass</w:t>
            </w:r>
          </w:p>
        </w:tc>
        <w:tc>
          <w:tcPr>
            <w:tcW w:w="1212" w:type="dxa"/>
          </w:tcPr>
          <w:p w14:paraId="42D5B2E3" w14:textId="77777777" w:rsidR="00017377" w:rsidRPr="00D91E53" w:rsidRDefault="00017377" w:rsidP="00312C1D">
            <w:pPr>
              <w:spacing w:after="100" w:afterAutospacing="1"/>
              <w:jc w:val="center"/>
              <w:rPr>
                <w:szCs w:val="26"/>
              </w:rPr>
            </w:pPr>
            <w:r w:rsidRPr="00D91E53">
              <w:rPr>
                <w:szCs w:val="26"/>
              </w:rPr>
              <w:t>Tăng cường + Clahe</w:t>
            </w:r>
          </w:p>
        </w:tc>
        <w:tc>
          <w:tcPr>
            <w:tcW w:w="1001" w:type="dxa"/>
          </w:tcPr>
          <w:p w14:paraId="1B3C8203"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7B5474DE" w14:textId="2D6DBEC7" w:rsidR="00017377" w:rsidRPr="00D91E53" w:rsidRDefault="00017377" w:rsidP="00312C1D">
            <w:pPr>
              <w:spacing w:after="100" w:afterAutospacing="1"/>
              <w:jc w:val="center"/>
              <w:rPr>
                <w:szCs w:val="26"/>
              </w:rPr>
            </w:pPr>
            <w:r w:rsidRPr="00D91E53">
              <w:rPr>
                <w:szCs w:val="26"/>
              </w:rPr>
              <w:t>37</w:t>
            </w:r>
          </w:p>
        </w:tc>
        <w:tc>
          <w:tcPr>
            <w:tcW w:w="1024" w:type="dxa"/>
          </w:tcPr>
          <w:p w14:paraId="7214694C" w14:textId="25432555" w:rsidR="00017377" w:rsidRPr="00D91E53" w:rsidRDefault="00A238AD" w:rsidP="00312C1D">
            <w:pPr>
              <w:spacing w:after="100" w:afterAutospacing="1"/>
              <w:jc w:val="center"/>
              <w:rPr>
                <w:szCs w:val="26"/>
              </w:rPr>
            </w:pPr>
            <w:r w:rsidRPr="00D91E53">
              <w:rPr>
                <w:szCs w:val="26"/>
              </w:rPr>
              <w:t>1</w:t>
            </w:r>
            <w:r w:rsidR="00017377" w:rsidRPr="00D91E53">
              <w:rPr>
                <w:szCs w:val="26"/>
              </w:rPr>
              <w:t>4</w:t>
            </w:r>
          </w:p>
        </w:tc>
        <w:tc>
          <w:tcPr>
            <w:tcW w:w="995" w:type="dxa"/>
          </w:tcPr>
          <w:p w14:paraId="1418842B" w14:textId="7F7DD389" w:rsidR="00017377" w:rsidRPr="00D91E53" w:rsidRDefault="00017377" w:rsidP="00312C1D">
            <w:pPr>
              <w:spacing w:after="100" w:afterAutospacing="1"/>
              <w:jc w:val="center"/>
              <w:rPr>
                <w:szCs w:val="26"/>
              </w:rPr>
            </w:pPr>
            <w:r w:rsidRPr="00D91E53">
              <w:rPr>
                <w:szCs w:val="26"/>
              </w:rPr>
              <w:t>18</w:t>
            </w:r>
          </w:p>
        </w:tc>
        <w:tc>
          <w:tcPr>
            <w:tcW w:w="1109" w:type="dxa"/>
          </w:tcPr>
          <w:p w14:paraId="0B932D55" w14:textId="7F8D1126" w:rsidR="00017377" w:rsidRPr="00D91E53" w:rsidRDefault="00017377" w:rsidP="00312C1D">
            <w:pPr>
              <w:spacing w:after="100" w:afterAutospacing="1"/>
              <w:jc w:val="center"/>
              <w:rPr>
                <w:szCs w:val="26"/>
              </w:rPr>
            </w:pPr>
            <w:r w:rsidRPr="00D91E53">
              <w:rPr>
                <w:szCs w:val="26"/>
              </w:rPr>
              <w:t>6</w:t>
            </w:r>
          </w:p>
        </w:tc>
      </w:tr>
      <w:tr w:rsidR="00017377" w14:paraId="5ACB30BF" w14:textId="77777777" w:rsidTr="00776B14">
        <w:tc>
          <w:tcPr>
            <w:tcW w:w="1214" w:type="dxa"/>
          </w:tcPr>
          <w:p w14:paraId="0AC564FC"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51BFD7D6" w14:textId="01EA61A0" w:rsidR="00017377" w:rsidRPr="00D91E53" w:rsidRDefault="0089612C" w:rsidP="00312C1D">
            <w:pPr>
              <w:spacing w:after="100" w:afterAutospacing="1"/>
              <w:jc w:val="center"/>
              <w:rPr>
                <w:szCs w:val="26"/>
              </w:rPr>
            </w:pPr>
            <w:r>
              <w:rPr>
                <w:szCs w:val="26"/>
              </w:rPr>
              <w:t>Mass</w:t>
            </w:r>
          </w:p>
        </w:tc>
        <w:tc>
          <w:tcPr>
            <w:tcW w:w="1212" w:type="dxa"/>
          </w:tcPr>
          <w:p w14:paraId="47C800BD" w14:textId="77777777" w:rsidR="00017377" w:rsidRPr="00D91E53" w:rsidRDefault="00017377" w:rsidP="00312C1D">
            <w:pPr>
              <w:spacing w:after="100" w:afterAutospacing="1"/>
              <w:jc w:val="center"/>
              <w:rPr>
                <w:szCs w:val="26"/>
              </w:rPr>
            </w:pPr>
            <w:r w:rsidRPr="00D91E53">
              <w:rPr>
                <w:szCs w:val="26"/>
              </w:rPr>
              <w:t>Tăng cường + LUT</w:t>
            </w:r>
          </w:p>
        </w:tc>
        <w:tc>
          <w:tcPr>
            <w:tcW w:w="1001" w:type="dxa"/>
          </w:tcPr>
          <w:p w14:paraId="5ED11DE3"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17747565" w14:textId="49B6B3EF" w:rsidR="00017377" w:rsidRPr="00D91E53" w:rsidRDefault="00017377" w:rsidP="00312C1D">
            <w:pPr>
              <w:spacing w:after="100" w:afterAutospacing="1"/>
              <w:jc w:val="center"/>
              <w:rPr>
                <w:szCs w:val="26"/>
              </w:rPr>
            </w:pPr>
            <w:r w:rsidRPr="00D91E53">
              <w:rPr>
                <w:szCs w:val="26"/>
              </w:rPr>
              <w:t>97</w:t>
            </w:r>
          </w:p>
        </w:tc>
        <w:tc>
          <w:tcPr>
            <w:tcW w:w="1024" w:type="dxa"/>
          </w:tcPr>
          <w:p w14:paraId="69C854B1" w14:textId="4A2ECE89" w:rsidR="00017377" w:rsidRPr="00D91E53" w:rsidRDefault="00017377" w:rsidP="00312C1D">
            <w:pPr>
              <w:spacing w:after="100" w:afterAutospacing="1"/>
              <w:jc w:val="center"/>
              <w:rPr>
                <w:szCs w:val="26"/>
              </w:rPr>
            </w:pPr>
            <w:r w:rsidRPr="00D91E53">
              <w:rPr>
                <w:szCs w:val="26"/>
              </w:rPr>
              <w:t>7</w:t>
            </w:r>
            <w:r w:rsidR="00A238AD" w:rsidRPr="00D91E53">
              <w:rPr>
                <w:szCs w:val="26"/>
              </w:rPr>
              <w:t>0</w:t>
            </w:r>
          </w:p>
        </w:tc>
        <w:tc>
          <w:tcPr>
            <w:tcW w:w="995" w:type="dxa"/>
          </w:tcPr>
          <w:p w14:paraId="45660290" w14:textId="6A8423AB" w:rsidR="00017377" w:rsidRPr="00D91E53" w:rsidRDefault="00017377" w:rsidP="00312C1D">
            <w:pPr>
              <w:spacing w:after="100" w:afterAutospacing="1"/>
              <w:jc w:val="center"/>
              <w:rPr>
                <w:szCs w:val="26"/>
              </w:rPr>
            </w:pPr>
            <w:r w:rsidRPr="00D91E53">
              <w:rPr>
                <w:szCs w:val="26"/>
              </w:rPr>
              <w:t>84</w:t>
            </w:r>
          </w:p>
        </w:tc>
        <w:tc>
          <w:tcPr>
            <w:tcW w:w="1109" w:type="dxa"/>
          </w:tcPr>
          <w:p w14:paraId="757D163E" w14:textId="2FB8D6E3" w:rsidR="00017377" w:rsidRPr="00D91E53" w:rsidRDefault="00017377" w:rsidP="00312C1D">
            <w:pPr>
              <w:spacing w:after="100" w:afterAutospacing="1"/>
              <w:jc w:val="center"/>
              <w:rPr>
                <w:szCs w:val="26"/>
              </w:rPr>
            </w:pPr>
            <w:r w:rsidRPr="00D91E53">
              <w:rPr>
                <w:szCs w:val="26"/>
              </w:rPr>
              <w:t>75</w:t>
            </w:r>
          </w:p>
        </w:tc>
      </w:tr>
      <w:tr w:rsidR="00017377" w14:paraId="11AA952A" w14:textId="77777777" w:rsidTr="00776B14">
        <w:tc>
          <w:tcPr>
            <w:tcW w:w="1214" w:type="dxa"/>
          </w:tcPr>
          <w:p w14:paraId="401A02B4" w14:textId="77777777" w:rsidR="00017377" w:rsidRPr="00D91E53" w:rsidRDefault="00017377" w:rsidP="00312C1D">
            <w:pPr>
              <w:spacing w:after="100" w:afterAutospacing="1"/>
              <w:jc w:val="center"/>
              <w:rPr>
                <w:szCs w:val="26"/>
              </w:rPr>
            </w:pPr>
            <w:r w:rsidRPr="00D91E53">
              <w:rPr>
                <w:szCs w:val="26"/>
              </w:rPr>
              <w:lastRenderedPageBreak/>
              <w:t>Yolov5l</w:t>
            </w:r>
          </w:p>
        </w:tc>
        <w:tc>
          <w:tcPr>
            <w:tcW w:w="1044" w:type="dxa"/>
          </w:tcPr>
          <w:p w14:paraId="40E67BC6" w14:textId="77777777" w:rsidR="00017377" w:rsidRPr="00D91E53" w:rsidRDefault="00017377" w:rsidP="00312C1D">
            <w:pPr>
              <w:spacing w:after="100" w:afterAutospacing="1"/>
              <w:jc w:val="center"/>
              <w:rPr>
                <w:szCs w:val="26"/>
              </w:rPr>
            </w:pPr>
            <w:r w:rsidRPr="00D91E53">
              <w:rPr>
                <w:szCs w:val="26"/>
              </w:rPr>
              <w:t>Normal</w:t>
            </w:r>
          </w:p>
        </w:tc>
        <w:tc>
          <w:tcPr>
            <w:tcW w:w="1212" w:type="dxa"/>
          </w:tcPr>
          <w:p w14:paraId="6527203D" w14:textId="77777777" w:rsidR="00017377" w:rsidRPr="00D91E53" w:rsidRDefault="00017377" w:rsidP="00312C1D">
            <w:pPr>
              <w:spacing w:after="100" w:afterAutospacing="1"/>
              <w:jc w:val="center"/>
              <w:rPr>
                <w:szCs w:val="26"/>
              </w:rPr>
            </w:pPr>
            <w:r w:rsidRPr="00D91E53">
              <w:rPr>
                <w:szCs w:val="26"/>
              </w:rPr>
              <w:t>Tăng cường + LUT</w:t>
            </w:r>
          </w:p>
        </w:tc>
        <w:tc>
          <w:tcPr>
            <w:tcW w:w="1001" w:type="dxa"/>
          </w:tcPr>
          <w:p w14:paraId="290C9EAD"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64301682" w14:textId="260885E2" w:rsidR="00017377" w:rsidRPr="00D91E53" w:rsidRDefault="00017377" w:rsidP="00312C1D">
            <w:pPr>
              <w:spacing w:after="100" w:afterAutospacing="1"/>
              <w:jc w:val="center"/>
              <w:rPr>
                <w:szCs w:val="26"/>
              </w:rPr>
            </w:pPr>
            <w:r w:rsidRPr="00D91E53">
              <w:rPr>
                <w:szCs w:val="26"/>
              </w:rPr>
              <w:t>97</w:t>
            </w:r>
          </w:p>
        </w:tc>
        <w:tc>
          <w:tcPr>
            <w:tcW w:w="1024" w:type="dxa"/>
          </w:tcPr>
          <w:p w14:paraId="23DC53E4" w14:textId="48448400" w:rsidR="00017377" w:rsidRPr="00D91E53" w:rsidRDefault="00017377" w:rsidP="00312C1D">
            <w:pPr>
              <w:spacing w:after="100" w:afterAutospacing="1"/>
              <w:jc w:val="center"/>
              <w:rPr>
                <w:szCs w:val="26"/>
              </w:rPr>
            </w:pPr>
            <w:r w:rsidRPr="00D91E53">
              <w:rPr>
                <w:szCs w:val="26"/>
              </w:rPr>
              <w:t>98</w:t>
            </w:r>
          </w:p>
        </w:tc>
        <w:tc>
          <w:tcPr>
            <w:tcW w:w="995" w:type="dxa"/>
          </w:tcPr>
          <w:p w14:paraId="568B236D" w14:textId="68E258C1" w:rsidR="00017377" w:rsidRPr="00D91E53" w:rsidRDefault="00017377" w:rsidP="00312C1D">
            <w:pPr>
              <w:spacing w:after="100" w:afterAutospacing="1"/>
              <w:jc w:val="center"/>
              <w:rPr>
                <w:szCs w:val="26"/>
              </w:rPr>
            </w:pPr>
            <w:r w:rsidRPr="00D91E53">
              <w:rPr>
                <w:szCs w:val="26"/>
              </w:rPr>
              <w:t>98</w:t>
            </w:r>
            <w:r w:rsidR="00A75EB0" w:rsidRPr="00D91E53">
              <w:rPr>
                <w:szCs w:val="26"/>
              </w:rPr>
              <w:t>.7</w:t>
            </w:r>
          </w:p>
        </w:tc>
        <w:tc>
          <w:tcPr>
            <w:tcW w:w="1109" w:type="dxa"/>
          </w:tcPr>
          <w:p w14:paraId="32DADF05" w14:textId="08A148F8" w:rsidR="00017377" w:rsidRPr="00D91E53" w:rsidRDefault="00017377" w:rsidP="00312C1D">
            <w:pPr>
              <w:spacing w:after="100" w:afterAutospacing="1"/>
              <w:jc w:val="center"/>
              <w:rPr>
                <w:szCs w:val="26"/>
              </w:rPr>
            </w:pPr>
            <w:r w:rsidRPr="00D91E53">
              <w:rPr>
                <w:szCs w:val="26"/>
              </w:rPr>
              <w:t>97</w:t>
            </w:r>
          </w:p>
        </w:tc>
      </w:tr>
    </w:tbl>
    <w:p w14:paraId="2D1CB85C" w14:textId="41200658" w:rsidR="0089612C" w:rsidRDefault="0089612C" w:rsidP="0089612C">
      <w:bookmarkStart w:id="160" w:name="_heading=h.v7debby6cne0" w:colFirst="0" w:colLast="0"/>
      <w:bookmarkEnd w:id="160"/>
      <w:r>
        <w:t>Mô hình Yolov5l được huấn luyện qua tập dữ liệu với nhiều phương pháp xử lý hình ảnh khác nhau trong đó phương pháp đem lại kết quả tốt nhất là khử trắng (LUT), chỉ số mAP 0.5 cho nhãn</w:t>
      </w:r>
      <w:r w:rsidR="00116100">
        <w:t xml:space="preserve"> dữ liệu</w:t>
      </w:r>
      <w:r>
        <w:t xml:space="preserve"> Mass là 84% và cho </w:t>
      </w:r>
      <w:r w:rsidR="00116100">
        <w:t>nhãn Normal là 98.7%</w:t>
      </w:r>
    </w:p>
    <w:p w14:paraId="343D0A57" w14:textId="2D8DB907" w:rsidR="002E0443" w:rsidRDefault="00312C1D" w:rsidP="00312C1D">
      <w:r w:rsidRPr="006E0C41">
        <w:drawing>
          <wp:anchor distT="0" distB="0" distL="114300" distR="114300" simplePos="0" relativeHeight="251726848" behindDoc="0" locked="0" layoutInCell="1" allowOverlap="1" wp14:anchorId="5356729C" wp14:editId="0B97D471">
            <wp:simplePos x="0" y="0"/>
            <wp:positionH relativeFrom="margin">
              <wp:align>center</wp:align>
            </wp:positionH>
            <wp:positionV relativeFrom="paragraph">
              <wp:posOffset>396875</wp:posOffset>
            </wp:positionV>
            <wp:extent cx="5250635" cy="4275190"/>
            <wp:effectExtent l="0" t="0" r="7620" b="0"/>
            <wp:wrapTopAndBottom/>
            <wp:docPr id="94878442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4422" name="Picture 1" descr="A picture containing text, screenshot, plot,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50635" cy="4275190"/>
                    </a:xfrm>
                    <a:prstGeom prst="rect">
                      <a:avLst/>
                    </a:prstGeom>
                  </pic:spPr>
                </pic:pic>
              </a:graphicData>
            </a:graphic>
          </wp:anchor>
        </w:drawing>
      </w:r>
      <w:r w:rsidR="00BD04A8">
        <w:t>Một số hình ảnh về quá trình huấn luyện mô hình:</w:t>
      </w:r>
    </w:p>
    <w:p w14:paraId="3BC96FE7" w14:textId="39543878" w:rsidR="00BD04A8" w:rsidRPr="002E0443" w:rsidRDefault="002E0443" w:rsidP="002E0443">
      <w:pPr>
        <w:pStyle w:val="Caption"/>
      </w:pPr>
      <w:bookmarkStart w:id="161" w:name="_Toc135856875"/>
      <w:r w:rsidRPr="002E0443">
        <w:t>Hình 4.</w:t>
      </w:r>
      <w:fldSimple w:instr=" SEQ Hình_4. \* ARABIC ">
        <w:r w:rsidRPr="002E0443">
          <w:t>1</w:t>
        </w:r>
      </w:fldSimple>
      <w:r>
        <w:t xml:space="preserve"> </w:t>
      </w:r>
      <w:r w:rsidRPr="002E0443">
        <w:t>Đồ thị biểu thị độ lỗi trong quá trình huấn luyện</w:t>
      </w:r>
      <w:bookmarkEnd w:id="161"/>
    </w:p>
    <w:p w14:paraId="552C8FEA" w14:textId="53FA0F8E" w:rsidR="005A1DD0" w:rsidRPr="005A1DD0" w:rsidRDefault="00671D0A" w:rsidP="00312C1D">
      <w:pPr>
        <w:pStyle w:val="Heading2"/>
      </w:pPr>
      <w:bookmarkStart w:id="162" w:name="_Toc135856846"/>
      <w:r>
        <w:t>4</w:t>
      </w:r>
      <w:r w:rsidR="00017377">
        <w:t>.2 Kết quả mô hình phân loại</w:t>
      </w:r>
      <w:bookmarkEnd w:id="162"/>
    </w:p>
    <w:p w14:paraId="59A8B10F" w14:textId="2C3DF608" w:rsidR="00592788" w:rsidRDefault="00592788" w:rsidP="00592788">
      <w:pPr>
        <w:pStyle w:val="Caption"/>
        <w:keepNext/>
      </w:pPr>
      <w:bookmarkStart w:id="163" w:name="_Toc135856927"/>
      <w:r>
        <w:t>Bảng 4.</w:t>
      </w:r>
      <w:fldSimple w:instr=" SEQ Bảng_4. \* ARABIC ">
        <w:r>
          <w:rPr>
            <w:noProof/>
          </w:rPr>
          <w:t>5</w:t>
        </w:r>
      </w:fldSimple>
      <w:r>
        <w:t xml:space="preserve"> </w:t>
      </w:r>
      <w:r w:rsidRPr="00B924E6">
        <w:t>Két quả mô hình phân loại</w:t>
      </w:r>
      <w:bookmarkEnd w:id="163"/>
    </w:p>
    <w:tbl>
      <w:tblPr>
        <w:tblW w:w="8548"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4"/>
        <w:gridCol w:w="4274"/>
      </w:tblGrid>
      <w:tr w:rsidR="00017377" w14:paraId="43D1AAF4" w14:textId="77777777" w:rsidTr="000A1961">
        <w:tc>
          <w:tcPr>
            <w:tcW w:w="4274" w:type="dxa"/>
            <w:shd w:val="clear" w:color="auto" w:fill="auto"/>
            <w:tcMar>
              <w:top w:w="100" w:type="dxa"/>
              <w:left w:w="100" w:type="dxa"/>
              <w:bottom w:w="100" w:type="dxa"/>
              <w:right w:w="100" w:type="dxa"/>
            </w:tcMar>
          </w:tcPr>
          <w:p w14:paraId="404837B7" w14:textId="77777777" w:rsidR="00017377" w:rsidRPr="00D91E53" w:rsidRDefault="00017377" w:rsidP="00312C1D">
            <w:pPr>
              <w:spacing w:after="100" w:afterAutospacing="1"/>
              <w:jc w:val="center"/>
              <w:rPr>
                <w:szCs w:val="26"/>
              </w:rPr>
            </w:pPr>
            <w:r w:rsidRPr="00D91E53">
              <w:rPr>
                <w:szCs w:val="26"/>
              </w:rPr>
              <w:t>Mô hình phân loại</w:t>
            </w:r>
          </w:p>
        </w:tc>
        <w:tc>
          <w:tcPr>
            <w:tcW w:w="4274" w:type="dxa"/>
            <w:shd w:val="clear" w:color="auto" w:fill="auto"/>
            <w:tcMar>
              <w:top w:w="100" w:type="dxa"/>
              <w:left w:w="100" w:type="dxa"/>
              <w:bottom w:w="100" w:type="dxa"/>
              <w:right w:w="100" w:type="dxa"/>
            </w:tcMar>
          </w:tcPr>
          <w:p w14:paraId="2D8E369B" w14:textId="1363F7BC" w:rsidR="00017377" w:rsidRPr="00D91E53" w:rsidRDefault="00017377" w:rsidP="00312C1D">
            <w:pPr>
              <w:spacing w:after="100" w:afterAutospacing="1"/>
              <w:jc w:val="center"/>
              <w:rPr>
                <w:szCs w:val="26"/>
              </w:rPr>
            </w:pPr>
            <w:r w:rsidRPr="00D91E53">
              <w:rPr>
                <w:szCs w:val="26"/>
              </w:rPr>
              <w:t>độ chính xác</w:t>
            </w:r>
            <w:r w:rsidR="00A238AD" w:rsidRPr="00D91E53">
              <w:rPr>
                <w:szCs w:val="26"/>
              </w:rPr>
              <w:t xml:space="preserve"> (%)</w:t>
            </w:r>
          </w:p>
        </w:tc>
      </w:tr>
      <w:tr w:rsidR="00017377" w14:paraId="5D2752E0" w14:textId="77777777" w:rsidTr="009429D1">
        <w:trPr>
          <w:trHeight w:val="314"/>
        </w:trPr>
        <w:tc>
          <w:tcPr>
            <w:tcW w:w="4274" w:type="dxa"/>
            <w:shd w:val="clear" w:color="auto" w:fill="auto"/>
            <w:tcMar>
              <w:top w:w="100" w:type="dxa"/>
              <w:left w:w="100" w:type="dxa"/>
              <w:bottom w:w="100" w:type="dxa"/>
              <w:right w:w="100" w:type="dxa"/>
            </w:tcMar>
          </w:tcPr>
          <w:p w14:paraId="5D9839E4" w14:textId="47C5318A" w:rsidR="00017377" w:rsidRPr="00D91E53" w:rsidRDefault="00674215" w:rsidP="00312C1D">
            <w:pPr>
              <w:spacing w:after="100" w:afterAutospacing="1"/>
              <w:jc w:val="center"/>
              <w:rPr>
                <w:szCs w:val="26"/>
              </w:rPr>
            </w:pPr>
            <w:r>
              <w:rPr>
                <w:szCs w:val="26"/>
              </w:rPr>
              <w:lastRenderedPageBreak/>
              <w:t>Random Forest</w:t>
            </w:r>
          </w:p>
        </w:tc>
        <w:tc>
          <w:tcPr>
            <w:tcW w:w="4274" w:type="dxa"/>
            <w:shd w:val="clear" w:color="auto" w:fill="auto"/>
            <w:tcMar>
              <w:top w:w="100" w:type="dxa"/>
              <w:left w:w="100" w:type="dxa"/>
              <w:bottom w:w="100" w:type="dxa"/>
              <w:right w:w="100" w:type="dxa"/>
            </w:tcMar>
          </w:tcPr>
          <w:p w14:paraId="33F1C535" w14:textId="1786B363" w:rsidR="00017377" w:rsidRPr="00D91E53" w:rsidRDefault="00017377" w:rsidP="00312C1D">
            <w:pPr>
              <w:spacing w:after="100" w:afterAutospacing="1"/>
              <w:jc w:val="center"/>
              <w:rPr>
                <w:szCs w:val="26"/>
              </w:rPr>
            </w:pPr>
            <w:r w:rsidRPr="00D91E53">
              <w:rPr>
                <w:szCs w:val="26"/>
              </w:rPr>
              <w:t>6</w:t>
            </w:r>
            <w:r w:rsidR="00A238AD" w:rsidRPr="00D91E53">
              <w:rPr>
                <w:szCs w:val="26"/>
              </w:rPr>
              <w:t>0</w:t>
            </w:r>
          </w:p>
        </w:tc>
      </w:tr>
      <w:tr w:rsidR="007D09DC" w14:paraId="0EB8BD1A" w14:textId="77777777" w:rsidTr="009429D1">
        <w:trPr>
          <w:trHeight w:val="314"/>
          <w:ins w:id="164" w:author="Nguyễn Sinh" w:date="2023-05-23T22:37:00Z"/>
        </w:trPr>
        <w:tc>
          <w:tcPr>
            <w:tcW w:w="4274" w:type="dxa"/>
            <w:shd w:val="clear" w:color="auto" w:fill="auto"/>
            <w:tcMar>
              <w:top w:w="100" w:type="dxa"/>
              <w:left w:w="100" w:type="dxa"/>
              <w:bottom w:w="100" w:type="dxa"/>
              <w:right w:w="100" w:type="dxa"/>
            </w:tcMar>
          </w:tcPr>
          <w:p w14:paraId="10268F97" w14:textId="0498E07C" w:rsidR="007D09DC" w:rsidRPr="00D91E53" w:rsidRDefault="007D09DC" w:rsidP="00312C1D">
            <w:pPr>
              <w:spacing w:after="100" w:afterAutospacing="1"/>
              <w:jc w:val="center"/>
              <w:rPr>
                <w:ins w:id="165" w:author="Nguyễn Sinh" w:date="2023-05-23T22:37:00Z"/>
                <w:szCs w:val="26"/>
              </w:rPr>
            </w:pPr>
            <w:ins w:id="166" w:author="Nguyễn Sinh" w:date="2023-05-23T22:37:00Z">
              <w:r>
                <w:rPr>
                  <w:szCs w:val="26"/>
                </w:rPr>
                <w:t>Resnet50</w:t>
              </w:r>
            </w:ins>
          </w:p>
        </w:tc>
        <w:tc>
          <w:tcPr>
            <w:tcW w:w="4274" w:type="dxa"/>
            <w:shd w:val="clear" w:color="auto" w:fill="auto"/>
            <w:tcMar>
              <w:top w:w="100" w:type="dxa"/>
              <w:left w:w="100" w:type="dxa"/>
              <w:bottom w:w="100" w:type="dxa"/>
              <w:right w:w="100" w:type="dxa"/>
            </w:tcMar>
          </w:tcPr>
          <w:p w14:paraId="325F57D1" w14:textId="7745CC80" w:rsidR="007D09DC" w:rsidRPr="00D91E53" w:rsidRDefault="007D09DC" w:rsidP="00312C1D">
            <w:pPr>
              <w:spacing w:after="100" w:afterAutospacing="1"/>
              <w:jc w:val="center"/>
              <w:rPr>
                <w:ins w:id="167" w:author="Nguyễn Sinh" w:date="2023-05-23T22:37:00Z"/>
                <w:szCs w:val="26"/>
              </w:rPr>
            </w:pPr>
            <w:ins w:id="168" w:author="Nguyễn Sinh" w:date="2023-05-23T22:37:00Z">
              <w:r>
                <w:rPr>
                  <w:szCs w:val="26"/>
                </w:rPr>
                <w:t>73</w:t>
              </w:r>
            </w:ins>
          </w:p>
        </w:tc>
      </w:tr>
    </w:tbl>
    <w:p w14:paraId="45DCA561" w14:textId="77777777" w:rsidR="00312C1D" w:rsidRDefault="00312C1D" w:rsidP="0089612C">
      <w:bookmarkStart w:id="169" w:name="_heading=h.mq678colmx1n" w:colFirst="0" w:colLast="0"/>
      <w:bookmarkEnd w:id="169"/>
    </w:p>
    <w:p w14:paraId="1C94A2A5" w14:textId="061745C7" w:rsidR="0089612C" w:rsidRDefault="0089612C" w:rsidP="0089612C">
      <w:r>
        <w:t xml:space="preserve">Xây dựng mô hình phân loại dựa trên bài báo gốc chỉ đạt </w:t>
      </w:r>
      <w:r w:rsidR="00116100">
        <w:t xml:space="preserve">độ chính xác </w:t>
      </w:r>
      <w:r>
        <w:t xml:space="preserve">60% trong khi đó mô hình Resnet50 được đề suất cho quá trình phân loại đạt </w:t>
      </w:r>
      <w:r w:rsidR="00116100">
        <w:t xml:space="preserve">độ chính xác </w:t>
      </w:r>
      <w:r>
        <w:t xml:space="preserve">là 73% </w:t>
      </w:r>
    </w:p>
    <w:p w14:paraId="5BEC4EB6" w14:textId="77777777" w:rsidR="005D3A50" w:rsidRDefault="005D3A50" w:rsidP="00081C34">
      <w:pPr>
        <w:pStyle w:val="Heading1"/>
      </w:pPr>
      <w:r>
        <w:br w:type="page"/>
      </w:r>
    </w:p>
    <w:p w14:paraId="77AE872D" w14:textId="1EAC880E" w:rsidR="00081C34" w:rsidRDefault="00081C34" w:rsidP="00081C34">
      <w:pPr>
        <w:pStyle w:val="Heading1"/>
      </w:pPr>
      <w:bookmarkStart w:id="170" w:name="_Toc135856847"/>
      <w:r>
        <w:lastRenderedPageBreak/>
        <w:t>CHƯƠNG V: KẾT LUẬN</w:t>
      </w:r>
      <w:r w:rsidR="002816B5">
        <w:t xml:space="preserve"> VÀ HƯỚNG PHÁT TRIỂN</w:t>
      </w:r>
      <w:bookmarkEnd w:id="170"/>
    </w:p>
    <w:p w14:paraId="4EA5B312" w14:textId="10536677" w:rsidR="001A1C6D" w:rsidRDefault="00D365A0" w:rsidP="001A1C6D">
      <w:pPr>
        <w:pStyle w:val="Heading2"/>
      </w:pPr>
      <w:bookmarkStart w:id="171" w:name="_heading=h.n1bl2dfsh650" w:colFirst="0" w:colLast="0"/>
      <w:bookmarkStart w:id="172" w:name="_Toc135856848"/>
      <w:bookmarkEnd w:id="171"/>
      <w:r>
        <w:t>5</w:t>
      </w:r>
      <w:r w:rsidR="001A1C6D">
        <w:t>.1 Kết luận</w:t>
      </w:r>
      <w:bookmarkEnd w:id="172"/>
    </w:p>
    <w:p w14:paraId="3ACCB32B" w14:textId="7D0CFA58" w:rsidR="00017377" w:rsidRDefault="00D365A0" w:rsidP="000E1B7A">
      <w:pPr>
        <w:pStyle w:val="Heading3"/>
      </w:pPr>
      <w:bookmarkStart w:id="173" w:name="_Toc135856849"/>
      <w:r>
        <w:t>5</w:t>
      </w:r>
      <w:r w:rsidR="00017377">
        <w:t>.1.1 Kết quả thu được</w:t>
      </w:r>
      <w:bookmarkEnd w:id="173"/>
    </w:p>
    <w:p w14:paraId="5A023F21" w14:textId="646322B3" w:rsidR="00017377" w:rsidRDefault="00347C4E" w:rsidP="007C07E8">
      <w:r>
        <w:t>Trong quá trình</w:t>
      </w:r>
      <w:r w:rsidR="00017377">
        <w:t xml:space="preserve"> thực</w:t>
      </w:r>
      <w:r>
        <w:t xml:space="preserve">, </w:t>
      </w:r>
      <w:r w:rsidR="00017377">
        <w:t xml:space="preserve">chúng tôi </w:t>
      </w:r>
      <w:r>
        <w:t xml:space="preserve">đã </w:t>
      </w:r>
      <w:r w:rsidR="00017377">
        <w:t>đạt được</w:t>
      </w:r>
      <w:r>
        <w:t xml:space="preserve"> một số kết quả </w:t>
      </w:r>
      <w:r w:rsidR="00017377">
        <w:t xml:space="preserve">khả quan </w:t>
      </w:r>
      <w:r>
        <w:t>trong quá trình phân loại</w:t>
      </w:r>
      <w:r w:rsidR="00017377">
        <w:t xml:space="preserve"> nhũ ảnh có bị tổn thương hay không và phát hiện được vùng tổn thương đó</w:t>
      </w:r>
      <w:r>
        <w:t>. Công trình luận văn của chúng tôi tập trung vào việc áp dụng kỹ thuật</w:t>
      </w:r>
      <w:r w:rsidR="00017377">
        <w:t xml:space="preserve"> phân đoạn </w:t>
      </w:r>
      <w:r>
        <w:t>cho</w:t>
      </w:r>
      <w:r w:rsidR="00017377">
        <w:t xml:space="preserve"> hình ảnh y khoa nhưng </w:t>
      </w:r>
      <w:r>
        <w:t xml:space="preserve">chúng tôi </w:t>
      </w:r>
      <w:r w:rsidR="00017377">
        <w:t>chưa đạt được kết quả tốt đ</w:t>
      </w:r>
      <w:r w:rsidR="009429D1">
        <w:t>ối</w:t>
      </w:r>
      <w:r w:rsidR="00017377">
        <w:t xml:space="preserve"> với giai đoạn phân loại tổn thương</w:t>
      </w:r>
      <w:r w:rsidR="002E1DFE">
        <w:t>.</w:t>
      </w:r>
    </w:p>
    <w:p w14:paraId="35A602AD" w14:textId="072DD721" w:rsidR="00347C4E" w:rsidRDefault="00885D0A" w:rsidP="007C07E8">
      <w:r>
        <w:t>Một</w:t>
      </w:r>
      <w:r w:rsidR="00347C4E">
        <w:t xml:space="preserve"> số nguyên nhân có thể </w:t>
      </w:r>
      <w:r>
        <w:t>làm ảnh hưởng đến giai đoạn phân loại tổn thương là kích thước hình ảnh không đồng đều, dữ liệu còn thiếu độ đa dạng dẫn đến mô hình không thể tổng quát</w:t>
      </w:r>
      <w:r w:rsidR="001D0C21">
        <w:t xml:space="preserve"> hóa tốt đối với dữ liệu mới</w:t>
      </w:r>
      <w:r>
        <w:t>, hơn hết cấu trúc phức tạp và đa dạng của ảnh chụp quang tuyến vú là một thách thức lớn.</w:t>
      </w:r>
    </w:p>
    <w:p w14:paraId="233CABE8" w14:textId="1D79A630" w:rsidR="00017377" w:rsidRDefault="00D365A0" w:rsidP="000E1B7A">
      <w:pPr>
        <w:pStyle w:val="Heading3"/>
      </w:pPr>
      <w:bookmarkStart w:id="174" w:name="_heading=h.ul81smjyi8nl" w:colFirst="0" w:colLast="0"/>
      <w:bookmarkStart w:id="175" w:name="_Toc135856850"/>
      <w:bookmarkEnd w:id="174"/>
      <w:r>
        <w:t>5</w:t>
      </w:r>
      <w:r w:rsidR="00017377">
        <w:t>.1.2 Kiến thức</w:t>
      </w:r>
      <w:bookmarkEnd w:id="175"/>
    </w:p>
    <w:p w14:paraId="699BB1BB" w14:textId="3544F265" w:rsidR="00017377" w:rsidRDefault="00017377" w:rsidP="007C07E8">
      <w:r>
        <w:t>Qua luận văn, tôi đã học hỏi được thêm nhiều kiến thức về kỹ thuật xử lý hình ảnh y khoa như</w:t>
      </w:r>
      <w:r w:rsidR="002816B5">
        <w:t xml:space="preserve"> </w:t>
      </w:r>
      <w:r>
        <w:t xml:space="preserve">tăng cường ảnh, cân bằng ngưỡng, tăng cường độ sáng, khử trắng, cài đặt mô hình </w:t>
      </w:r>
      <w:r w:rsidR="002816B5">
        <w:t>Y</w:t>
      </w:r>
      <w:r>
        <w:t>olov5l, mô hình phân loại</w:t>
      </w:r>
      <w:r w:rsidR="002E1DFE">
        <w:t>.</w:t>
      </w:r>
    </w:p>
    <w:p w14:paraId="14FE3398" w14:textId="372FE031" w:rsidR="00017377" w:rsidRDefault="00D365A0" w:rsidP="000E1B7A">
      <w:pPr>
        <w:pStyle w:val="Heading3"/>
      </w:pPr>
      <w:bookmarkStart w:id="176" w:name="_heading=h.fpo7m9q802uk" w:colFirst="0" w:colLast="0"/>
      <w:bookmarkStart w:id="177" w:name="_Toc135856851"/>
      <w:bookmarkEnd w:id="176"/>
      <w:r>
        <w:t>5</w:t>
      </w:r>
      <w:r w:rsidR="00017377">
        <w:t>.1.3 Kỹ năng</w:t>
      </w:r>
      <w:bookmarkEnd w:id="177"/>
    </w:p>
    <w:p w14:paraId="770E0DD4" w14:textId="2AD98CB0" w:rsidR="00017377" w:rsidRDefault="00017377" w:rsidP="007C07E8">
      <w:r>
        <w:t>Thông qua việc thực hiện luận văn đã góp phần nâng cao khả năng thực nghiệm, đọc và tham khảo nghiên cứu khác từ đó chúng tôi tìm ra các phương pháp góp phần cải thiện độ chính xác của mô hình phân đoạn và phân loại ảnh</w:t>
      </w:r>
      <w:r w:rsidR="002E1DFE">
        <w:t>.</w:t>
      </w:r>
    </w:p>
    <w:p w14:paraId="71358662" w14:textId="3DEBCFEC" w:rsidR="00017377" w:rsidRDefault="00D365A0" w:rsidP="00497932">
      <w:pPr>
        <w:pStyle w:val="Heading2"/>
      </w:pPr>
      <w:bookmarkStart w:id="178" w:name="_heading=h.lzwj17vk7yvm" w:colFirst="0" w:colLast="0"/>
      <w:bookmarkStart w:id="179" w:name="_Toc135856852"/>
      <w:bookmarkEnd w:id="178"/>
      <w:r>
        <w:t>5</w:t>
      </w:r>
      <w:r w:rsidR="00017377">
        <w:t>.2 Hướng phát triển</w:t>
      </w:r>
      <w:bookmarkEnd w:id="179"/>
    </w:p>
    <w:p w14:paraId="6EC714FF" w14:textId="5BC5B877" w:rsidR="00017377" w:rsidRDefault="00017377" w:rsidP="007C07E8">
      <w:pPr>
        <w:sectPr w:rsidR="00017377" w:rsidSect="00926014">
          <w:headerReference w:type="even" r:id="rId49"/>
          <w:headerReference w:type="default" r:id="rId50"/>
          <w:footerReference w:type="even" r:id="rId51"/>
          <w:footerReference w:type="default" r:id="rId52"/>
          <w:pgSz w:w="11907" w:h="16840"/>
          <w:pgMar w:top="1418" w:right="1134" w:bottom="1418" w:left="1985" w:header="720" w:footer="720" w:gutter="0"/>
          <w:pgNumType w:start="1"/>
          <w:cols w:space="720"/>
        </w:sectPr>
      </w:pPr>
      <w:r>
        <w:t>Trong tương lai chúng tôi sẽ tiếp tục thử nghiệm trên các bộ dữ liệu nhũ ảnh khác</w:t>
      </w:r>
      <w:r w:rsidR="0056093A">
        <w:t xml:space="preserve"> để có thể so sánh và đánh giá độ ổn định của mô hình</w:t>
      </w:r>
      <w:r>
        <w:t>, tăng cường thêm khả năng phát hiện vùng tổn thương của mô hình yolov5l,</w:t>
      </w:r>
      <w:r w:rsidR="0056093A">
        <w:t xml:space="preserve"> tìm hiểu các phương pháp mới</w:t>
      </w:r>
      <w:r>
        <w:t xml:space="preserve"> để cải </w:t>
      </w:r>
      <w:r>
        <w:lastRenderedPageBreak/>
        <w:t>thiện độ chính xác của mô hình phân loại</w:t>
      </w:r>
      <w:r w:rsidR="0056093A">
        <w:t xml:space="preserve"> tổn thương nhũ ảnh</w:t>
      </w:r>
      <w:r>
        <w:t>. Bên cạnh đó thay vì detect chúng tôi muốn</w:t>
      </w:r>
      <w:r w:rsidR="002816B5">
        <w:t xml:space="preserve"> sử dụng Yolo để</w:t>
      </w:r>
      <w:r>
        <w:t xml:space="preserve"> segmentation vùng tổn thương</w:t>
      </w:r>
      <w:r w:rsidR="002E1DFE">
        <w:t>.</w:t>
      </w:r>
    </w:p>
    <w:p w14:paraId="667D78AA" w14:textId="77777777" w:rsidR="00017377" w:rsidRDefault="00017377" w:rsidP="00017377">
      <w:pPr>
        <w:pStyle w:val="Title"/>
        <w:spacing w:before="240" w:after="240"/>
        <w:ind w:left="3" w:hanging="3"/>
        <w:jc w:val="center"/>
        <w:rPr>
          <w:sz w:val="28"/>
          <w:szCs w:val="28"/>
        </w:rPr>
      </w:pPr>
      <w:bookmarkStart w:id="180" w:name="_heading=h.kr7fn0ykrn1o" w:colFirst="0" w:colLast="0"/>
      <w:bookmarkStart w:id="181" w:name="_Toc135856853"/>
      <w:bookmarkEnd w:id="180"/>
      <w:r>
        <w:rPr>
          <w:sz w:val="28"/>
          <w:szCs w:val="28"/>
        </w:rPr>
        <w:lastRenderedPageBreak/>
        <w:t>TÀI LIỆU THAM KHẢO</w:t>
      </w:r>
      <w:bookmarkEnd w:id="181"/>
    </w:p>
    <w:p w14:paraId="768AFFAD" w14:textId="728CE0C7" w:rsidR="00017377" w:rsidRDefault="00017377" w:rsidP="00017377">
      <w:pPr>
        <w:ind w:left="3" w:hanging="3"/>
        <w:rPr>
          <w:highlight w:val="white"/>
        </w:rPr>
      </w:pPr>
      <w:bookmarkStart w:id="182" w:name="bookmark=id.o836z1c6tzpm" w:colFirst="0" w:colLast="0"/>
      <w:bookmarkEnd w:id="182"/>
      <w:r>
        <w:rPr>
          <w:highlight w:val="white"/>
        </w:rPr>
        <w:t>[1]</w:t>
      </w:r>
      <w:r w:rsidR="00C60346">
        <w:rPr>
          <w:highlight w:val="white"/>
        </w:rPr>
        <w:tab/>
      </w:r>
      <w:r>
        <w:rPr>
          <w:highlight w:val="white"/>
        </w:rPr>
        <w:t>J. S. Whang, S. R. Baker, R. Patel, L. Luk, and A. Castro, ‘‘The causes of medical malpractice suits against radiologists in the United States,’’Radiology, vol. 266, no. 2, pp. 548–554, Feb. 2013, doi: 10. 1148/radiol.12111119.</w:t>
      </w:r>
    </w:p>
    <w:p w14:paraId="4D7F7B98" w14:textId="02F71896" w:rsidR="00017377" w:rsidRDefault="00017377" w:rsidP="00017377">
      <w:pPr>
        <w:ind w:left="3" w:hanging="3"/>
        <w:rPr>
          <w:highlight w:val="white"/>
        </w:rPr>
      </w:pPr>
      <w:bookmarkStart w:id="183" w:name="bookmark=id.b223hz2z4sa" w:colFirst="0" w:colLast="0"/>
      <w:bookmarkEnd w:id="183"/>
      <w:r>
        <w:rPr>
          <w:highlight w:val="white"/>
        </w:rPr>
        <w:t>[2]</w:t>
      </w:r>
      <w:r w:rsidR="00C60346">
        <w:rPr>
          <w:highlight w:val="white"/>
        </w:rPr>
        <w:tab/>
      </w:r>
      <w:r>
        <w:rPr>
          <w:highlight w:val="white"/>
        </w:rPr>
        <w:t xml:space="preserve">A. Felman, ‘‘What to know about breast </w:t>
      </w:r>
      <w:proofErr w:type="gramStart"/>
      <w:r>
        <w:rPr>
          <w:highlight w:val="white"/>
        </w:rPr>
        <w:t>cancer,’</w:t>
      </w:r>
      <w:proofErr w:type="gramEnd"/>
      <w:r>
        <w:rPr>
          <w:highlight w:val="white"/>
        </w:rPr>
        <w:t>’Med. News Today, 2019, [Online]. Available: https://www.medicalnewstoday.com/articles/37136</w:t>
      </w:r>
    </w:p>
    <w:p w14:paraId="2EB557DA" w14:textId="62403E7C" w:rsidR="00017377" w:rsidRDefault="00017377" w:rsidP="00017377">
      <w:pPr>
        <w:ind w:left="3" w:hanging="3"/>
        <w:rPr>
          <w:highlight w:val="white"/>
        </w:rPr>
      </w:pPr>
      <w:bookmarkStart w:id="184" w:name="bookmark=id.lxadk4sf6e0u" w:colFirst="0" w:colLast="0"/>
      <w:bookmarkEnd w:id="184"/>
      <w:r>
        <w:rPr>
          <w:highlight w:val="white"/>
        </w:rPr>
        <w:t>[3]</w:t>
      </w:r>
      <w:r w:rsidR="00C60346">
        <w:rPr>
          <w:highlight w:val="white"/>
        </w:rPr>
        <w:tab/>
      </w:r>
      <w:r>
        <w:rPr>
          <w:highlight w:val="white"/>
        </w:rPr>
        <w:t xml:space="preserve">W. Chen, R. Zheng, S. Zhang, H. Zeng, T. Zuo, C. Xia, Z. Yang, and J. He, ‘‘Cancer incidence and mortality in China in 2013: An analysis based on urbanization level,’’ Chin. J. Cancer Res., vol. 29, no. 1, pp. 1–10, 2017. </w:t>
      </w:r>
      <w:r w:rsidR="00A93111">
        <w:rPr>
          <w:highlight w:val="white"/>
        </w:rPr>
        <w:t>3</w:t>
      </w:r>
    </w:p>
    <w:p w14:paraId="7DF813AB" w14:textId="6AABD087" w:rsidR="00017377" w:rsidRDefault="00017377" w:rsidP="00017377">
      <w:pPr>
        <w:ind w:left="3" w:hanging="3"/>
        <w:rPr>
          <w:highlight w:val="white"/>
        </w:rPr>
      </w:pPr>
      <w:bookmarkStart w:id="185" w:name="bookmark=id.oc8uh0fjsng3" w:colFirst="0" w:colLast="0"/>
      <w:bookmarkEnd w:id="185"/>
      <w:r>
        <w:rPr>
          <w:highlight w:val="white"/>
        </w:rPr>
        <w:t>[4]</w:t>
      </w:r>
      <w:r w:rsidR="00C60346">
        <w:rPr>
          <w:highlight w:val="white"/>
        </w:rPr>
        <w:tab/>
      </w:r>
      <w:r>
        <w:rPr>
          <w:highlight w:val="white"/>
        </w:rPr>
        <w:t xml:space="preserve">S. Xu, H. Wu, and R. Bie, ‘‘CXNet-m1: Anomaly detection on chest X-rays with image-based deep </w:t>
      </w:r>
      <w:proofErr w:type="gramStart"/>
      <w:r>
        <w:rPr>
          <w:highlight w:val="white"/>
        </w:rPr>
        <w:t>learning,’</w:t>
      </w:r>
      <w:proofErr w:type="gramEnd"/>
      <w:r>
        <w:rPr>
          <w:highlight w:val="white"/>
        </w:rPr>
        <w:t xml:space="preserve">’ IEEE Access, vol. 7, pp. 4466–4477, 2019, doi: 10.1109/access.2018.2885997. </w:t>
      </w:r>
    </w:p>
    <w:p w14:paraId="31178048" w14:textId="35EF7733" w:rsidR="00017377" w:rsidRDefault="00017377" w:rsidP="00017377">
      <w:pPr>
        <w:ind w:left="3" w:hanging="3"/>
        <w:rPr>
          <w:highlight w:val="white"/>
        </w:rPr>
      </w:pPr>
      <w:bookmarkStart w:id="186" w:name="bookmark=id.or6uo639e1ag" w:colFirst="0" w:colLast="0"/>
      <w:bookmarkEnd w:id="186"/>
      <w:r>
        <w:rPr>
          <w:highlight w:val="white"/>
        </w:rPr>
        <w:t>[5]</w:t>
      </w:r>
      <w:r w:rsidR="00C60346">
        <w:rPr>
          <w:highlight w:val="white"/>
        </w:rPr>
        <w:tab/>
      </w:r>
      <w:r>
        <w:rPr>
          <w:highlight w:val="white"/>
        </w:rPr>
        <w:t xml:space="preserve">C. E. DeSantis, J. Ma, A. G. Sauer, L. A. Newman, and A. </w:t>
      </w:r>
      <w:proofErr w:type="gramStart"/>
      <w:r>
        <w:rPr>
          <w:highlight w:val="white"/>
        </w:rPr>
        <w:t>Jemal, ‘</w:t>
      </w:r>
      <w:proofErr w:type="gramEnd"/>
      <w:r>
        <w:rPr>
          <w:highlight w:val="white"/>
        </w:rPr>
        <w:t>‘Breast cancer statistics, 2017, racial disparity in mortality by state,’’ CA, Cancer J. Clinicians, vol. 67, no. 6, pp. 439–448, Nov. 2017, doi: 10. 3322/caac.21412.</w:t>
      </w:r>
    </w:p>
    <w:p w14:paraId="6DA1190E" w14:textId="0955C7C5" w:rsidR="00017377" w:rsidRDefault="00017377" w:rsidP="00017377">
      <w:pPr>
        <w:ind w:left="3" w:hanging="3"/>
        <w:rPr>
          <w:highlight w:val="white"/>
        </w:rPr>
      </w:pPr>
      <w:bookmarkStart w:id="187" w:name="bookmark=id.r1b0cx94tj53" w:colFirst="0" w:colLast="0"/>
      <w:bookmarkEnd w:id="187"/>
      <w:r>
        <w:rPr>
          <w:highlight w:val="white"/>
        </w:rPr>
        <w:t>[6]</w:t>
      </w:r>
      <w:r w:rsidR="00C60346">
        <w:rPr>
          <w:highlight w:val="white"/>
        </w:rPr>
        <w:tab/>
      </w:r>
      <w:r>
        <w:rPr>
          <w:highlight w:val="white"/>
        </w:rPr>
        <w:t xml:space="preserve">M. Dong, X. Lu, Y. Ma, Y. Guo, Y. Ma, and K. Wang, ‘‘An efficient approach for automated mass segmentation and classification in mammograms,’’ J. Digit. Imag., vol. 28, no. 5, pp. 613–625, Oct. 2015. </w:t>
      </w:r>
    </w:p>
    <w:p w14:paraId="584B1230" w14:textId="7FF8D917" w:rsidR="00017377" w:rsidRDefault="00017377" w:rsidP="00017377">
      <w:pPr>
        <w:ind w:left="3" w:hanging="3"/>
        <w:rPr>
          <w:highlight w:val="white"/>
        </w:rPr>
      </w:pPr>
      <w:bookmarkStart w:id="188" w:name="bookmark=id.hp0jezwaafqz" w:colFirst="0" w:colLast="0"/>
      <w:bookmarkEnd w:id="188"/>
      <w:r>
        <w:rPr>
          <w:highlight w:val="white"/>
        </w:rPr>
        <w:t>[7]</w:t>
      </w:r>
      <w:r w:rsidR="00C60346">
        <w:rPr>
          <w:highlight w:val="white"/>
        </w:rPr>
        <w:tab/>
      </w:r>
      <w:r>
        <w:rPr>
          <w:highlight w:val="white"/>
        </w:rPr>
        <w:t xml:space="preserve">O. Akin, S. B. Brennan, D. D. Dershaw, M. S. Ginsberg, M. J. Gollub, H. Schoder, D. M. Panicek, and H. </w:t>
      </w:r>
      <w:proofErr w:type="gramStart"/>
      <w:r>
        <w:rPr>
          <w:highlight w:val="white"/>
        </w:rPr>
        <w:t>Hricak, ‘</w:t>
      </w:r>
      <w:proofErr w:type="gramEnd"/>
      <w:r>
        <w:rPr>
          <w:highlight w:val="white"/>
        </w:rPr>
        <w:t xml:space="preserve">‘Advances in oncologic imaging: Update on 5 common cancers,’’ CA, Cancer J. Clinicians, vol. 62, no. 6, pp. 364–393, Oct. 2012. </w:t>
      </w:r>
    </w:p>
    <w:p w14:paraId="5305AF0D" w14:textId="03BC3529" w:rsidR="00017377" w:rsidRDefault="00017377" w:rsidP="00017377">
      <w:pPr>
        <w:ind w:left="3" w:hanging="3"/>
        <w:rPr>
          <w:highlight w:val="white"/>
        </w:rPr>
      </w:pPr>
      <w:bookmarkStart w:id="189" w:name="bookmark=id.vb34ts3ff5q8" w:colFirst="0" w:colLast="0"/>
      <w:bookmarkEnd w:id="189"/>
      <w:r>
        <w:rPr>
          <w:highlight w:val="white"/>
        </w:rPr>
        <w:lastRenderedPageBreak/>
        <w:t>[8]</w:t>
      </w:r>
      <w:r w:rsidR="00C60346">
        <w:rPr>
          <w:highlight w:val="white"/>
        </w:rPr>
        <w:tab/>
      </w:r>
      <w:r>
        <w:rPr>
          <w:highlight w:val="white"/>
        </w:rPr>
        <w:t xml:space="preserve">H. Min, S. S. Chandra, N. Dhungel, S. Crozier, and A. P. Bradley, ‘‘Multi-scale mass segmentation for mammograms via cascaded random </w:t>
      </w:r>
      <w:proofErr w:type="gramStart"/>
      <w:r>
        <w:rPr>
          <w:highlight w:val="white"/>
        </w:rPr>
        <w:t>forests,’</w:t>
      </w:r>
      <w:proofErr w:type="gramEnd"/>
      <w:r>
        <w:rPr>
          <w:highlight w:val="white"/>
        </w:rPr>
        <w:t xml:space="preserve">’ in Proc. IEEE 14th Int. Symp. Biomed. Imag. (ISBI), Apr. 2017, pp. 113–117. </w:t>
      </w:r>
    </w:p>
    <w:p w14:paraId="1C1969FB" w14:textId="17CCCD75" w:rsidR="00017377" w:rsidRDefault="00017377" w:rsidP="00017377">
      <w:pPr>
        <w:ind w:left="3" w:hanging="3"/>
        <w:rPr>
          <w:highlight w:val="white"/>
        </w:rPr>
      </w:pPr>
      <w:bookmarkStart w:id="190" w:name="bookmark=id.b3r4342f54x7" w:colFirst="0" w:colLast="0"/>
      <w:bookmarkEnd w:id="190"/>
      <w:r>
        <w:rPr>
          <w:highlight w:val="white"/>
        </w:rPr>
        <w:t>[9]</w:t>
      </w:r>
      <w:r w:rsidR="00C60346">
        <w:rPr>
          <w:highlight w:val="white"/>
        </w:rPr>
        <w:tab/>
      </w:r>
      <w:r>
        <w:rPr>
          <w:highlight w:val="white"/>
        </w:rPr>
        <w:t xml:space="preserve">M. Dong, Z. Wang, C. Dong, X. Mu, and Y. Ma, ‘‘Classification of region of interest in mammograms using dual contourlet transform and improved KNN,’’ J. Sensors, vol. 2017, pp. 1–15, Nov. 2017. 10.1155/2017/3213680. </w:t>
      </w:r>
    </w:p>
    <w:p w14:paraId="16037703" w14:textId="09A0A62D" w:rsidR="00017377" w:rsidRDefault="00017377" w:rsidP="00017377">
      <w:pPr>
        <w:ind w:left="3" w:hanging="3"/>
        <w:rPr>
          <w:highlight w:val="white"/>
        </w:rPr>
      </w:pPr>
      <w:bookmarkStart w:id="191" w:name="bookmark=id.bq4xlh766xq1" w:colFirst="0" w:colLast="0"/>
      <w:bookmarkEnd w:id="191"/>
      <w:r>
        <w:rPr>
          <w:highlight w:val="white"/>
        </w:rPr>
        <w:t>[10]</w:t>
      </w:r>
      <w:r w:rsidR="00C60346">
        <w:rPr>
          <w:highlight w:val="white"/>
        </w:rPr>
        <w:tab/>
      </w:r>
      <w:r>
        <w:rPr>
          <w:highlight w:val="white"/>
        </w:rPr>
        <w:t xml:space="preserve">J. Tang, R. M. Rangayyan, J. Xu, I. El Naqa, and Y. Yang, ‘‘Computeraided detection and diagnosis of breast cancer with mammography: Recent advances,’’ IEEE Trans. Inf. Technol. Biomed., vol. 13, no. 2, pp. 236–251, Mar. 2009, doi: 10.1109/titb.2008.2009441. </w:t>
      </w:r>
    </w:p>
    <w:p w14:paraId="1DF963BE" w14:textId="47D8B363" w:rsidR="00017377" w:rsidRDefault="00017377" w:rsidP="00017377">
      <w:pPr>
        <w:ind w:left="3" w:hanging="3"/>
        <w:rPr>
          <w:highlight w:val="white"/>
        </w:rPr>
      </w:pPr>
      <w:bookmarkStart w:id="192" w:name="bookmark=id.wbfyk0kxhwdb" w:colFirst="0" w:colLast="0"/>
      <w:bookmarkEnd w:id="192"/>
      <w:r>
        <w:rPr>
          <w:highlight w:val="white"/>
        </w:rPr>
        <w:t>[11]</w:t>
      </w:r>
      <w:r w:rsidR="00C60346">
        <w:rPr>
          <w:highlight w:val="white"/>
        </w:rPr>
        <w:tab/>
      </w:r>
      <w:r>
        <w:rPr>
          <w:highlight w:val="white"/>
        </w:rPr>
        <w:t xml:space="preserve">J. Wei, B. Sahiner, L. M. Hadjiiski, H.-P. Chan, N. Petrick, M. A. Helvie, M. A. Roubidoux, J. Ge, and C. Zhou, ‘‘Computer-aided detection of breast masses on full field digital mammograms,’’ Med. Phys., vol. 32, no. 9, pp. 2827–2838, Aug. 2005, doi: 10.1118/1.1997327. </w:t>
      </w:r>
    </w:p>
    <w:p w14:paraId="0374259A" w14:textId="35F0778C" w:rsidR="00017377" w:rsidRDefault="00017377" w:rsidP="00017377">
      <w:pPr>
        <w:ind w:left="3" w:hanging="3"/>
        <w:rPr>
          <w:highlight w:val="white"/>
        </w:rPr>
      </w:pPr>
      <w:bookmarkStart w:id="193" w:name="bookmark=id.a547ytsq1caw" w:colFirst="0" w:colLast="0"/>
      <w:bookmarkEnd w:id="193"/>
      <w:r>
        <w:rPr>
          <w:highlight w:val="white"/>
        </w:rPr>
        <w:t>[12]</w:t>
      </w:r>
      <w:r w:rsidR="00C60346">
        <w:rPr>
          <w:highlight w:val="white"/>
        </w:rPr>
        <w:tab/>
      </w:r>
      <w:r>
        <w:rPr>
          <w:highlight w:val="white"/>
        </w:rPr>
        <w:t xml:space="preserve">Y. Akhtar and D. P. Mukherjee, ‘‘Detection of architectural distortion from the ridges in a digitized </w:t>
      </w:r>
      <w:proofErr w:type="gramStart"/>
      <w:r>
        <w:rPr>
          <w:highlight w:val="white"/>
        </w:rPr>
        <w:t>mammogram,’</w:t>
      </w:r>
      <w:proofErr w:type="gramEnd"/>
      <w:r>
        <w:rPr>
          <w:highlight w:val="white"/>
        </w:rPr>
        <w:t xml:space="preserve">’ Signal, Image Video Process., vol. 12, pp. 1285–1292, Mar. 2018. 10.1007/s11760-018-1281-1. </w:t>
      </w:r>
    </w:p>
    <w:p w14:paraId="19D3338E" w14:textId="7199DA80" w:rsidR="00017377" w:rsidRDefault="00017377" w:rsidP="00017377">
      <w:pPr>
        <w:ind w:left="3" w:hanging="3"/>
        <w:rPr>
          <w:highlight w:val="white"/>
        </w:rPr>
      </w:pPr>
      <w:bookmarkStart w:id="194" w:name="bookmark=id.2v0bq6xu0db4" w:colFirst="0" w:colLast="0"/>
      <w:bookmarkEnd w:id="194"/>
      <w:r>
        <w:rPr>
          <w:highlight w:val="white"/>
        </w:rPr>
        <w:t>[13]</w:t>
      </w:r>
      <w:r w:rsidR="00C60346">
        <w:rPr>
          <w:highlight w:val="white"/>
        </w:rPr>
        <w:tab/>
      </w:r>
      <w:r>
        <w:rPr>
          <w:highlight w:val="white"/>
        </w:rPr>
        <w:t xml:space="preserve">S. J. S. Gardezi, A. Elazab, B. Lei, and T. Wang, ‘‘Breast cancer detection and diagnosis using mammographic data: Systematic review,’’ J. Med. Internet Res., vol. 21, no. 7, Jul. 2019, Art. no. e14464, doi: 10.2196/14464. </w:t>
      </w:r>
    </w:p>
    <w:p w14:paraId="566D8150" w14:textId="36614A2A" w:rsidR="00017377" w:rsidRDefault="00017377" w:rsidP="00017377">
      <w:pPr>
        <w:ind w:left="3" w:hanging="3"/>
        <w:rPr>
          <w:highlight w:val="white"/>
        </w:rPr>
      </w:pPr>
      <w:bookmarkStart w:id="195" w:name="bookmark=id.1knv814xpaxx" w:colFirst="0" w:colLast="0"/>
      <w:bookmarkEnd w:id="195"/>
      <w:r>
        <w:rPr>
          <w:highlight w:val="white"/>
        </w:rPr>
        <w:t>[14]</w:t>
      </w:r>
      <w:r w:rsidR="00C60346">
        <w:rPr>
          <w:highlight w:val="white"/>
        </w:rPr>
        <w:tab/>
      </w:r>
      <w:r>
        <w:rPr>
          <w:highlight w:val="white"/>
        </w:rPr>
        <w:t>Z. Zhang, Y. Xu, J. Yang, X. Li, and D. Zhang, ‘‘A survey of sparse representation: Algorithms and applications,’’ IEEE Access, vol. 3, pp. 490–530, 2015.</w:t>
      </w:r>
    </w:p>
    <w:p w14:paraId="4206B2C7" w14:textId="57BAD6BF" w:rsidR="00017377" w:rsidRDefault="00017377" w:rsidP="00017377">
      <w:pPr>
        <w:ind w:left="3" w:hanging="3"/>
        <w:rPr>
          <w:highlight w:val="white"/>
        </w:rPr>
      </w:pPr>
      <w:bookmarkStart w:id="196" w:name="bookmark=id.rbupbbsnsim3" w:colFirst="0" w:colLast="0"/>
      <w:bookmarkEnd w:id="196"/>
      <w:r>
        <w:rPr>
          <w:highlight w:val="white"/>
        </w:rPr>
        <w:t>[15]</w:t>
      </w:r>
      <w:r w:rsidR="00C60346">
        <w:rPr>
          <w:highlight w:val="white"/>
        </w:rPr>
        <w:tab/>
      </w:r>
      <w:r>
        <w:rPr>
          <w:highlight w:val="white"/>
        </w:rPr>
        <w:t xml:space="preserve">Y. A. Reyad, M. A. Berbar, and M. Hussain, ‘‘Comparison of statistical, LBP, and multi-resolution analysis features for breast mass </w:t>
      </w:r>
      <w:proofErr w:type="gramStart"/>
      <w:r>
        <w:rPr>
          <w:highlight w:val="white"/>
        </w:rPr>
        <w:t>classification,’</w:t>
      </w:r>
      <w:proofErr w:type="gramEnd"/>
      <w:r>
        <w:rPr>
          <w:highlight w:val="white"/>
        </w:rPr>
        <w:t xml:space="preserve">’ J. Med. Syst., vol. 38, no. 9, p. 100, Sep. 2014, doi: 10.1007/s10916-014- 0100-7. </w:t>
      </w:r>
    </w:p>
    <w:p w14:paraId="16055888" w14:textId="76F4E9F9" w:rsidR="00017377" w:rsidRDefault="00017377" w:rsidP="00017377">
      <w:pPr>
        <w:ind w:left="3" w:hanging="3"/>
        <w:rPr>
          <w:highlight w:val="white"/>
        </w:rPr>
      </w:pPr>
      <w:bookmarkStart w:id="197" w:name="bookmark=id.yi9i6i5e37h9" w:colFirst="0" w:colLast="0"/>
      <w:bookmarkEnd w:id="197"/>
      <w:r>
        <w:rPr>
          <w:highlight w:val="white"/>
        </w:rPr>
        <w:lastRenderedPageBreak/>
        <w:t>[16]</w:t>
      </w:r>
      <w:r w:rsidR="00C60346">
        <w:rPr>
          <w:highlight w:val="white"/>
        </w:rPr>
        <w:tab/>
      </w:r>
      <w:r>
        <w:rPr>
          <w:highlight w:val="white"/>
        </w:rPr>
        <w:t xml:space="preserve">P. S. Mukherjee, ‘‘A multi-resolution and adaptive 3-D image denoising framework with applications in medical imaging,’’ Signal, Image Video Process., vol. 11, no. 7, pp. 1379–1387, Oct. 2017. </w:t>
      </w:r>
    </w:p>
    <w:p w14:paraId="662223E2" w14:textId="11453970" w:rsidR="00017377" w:rsidRDefault="00017377" w:rsidP="00017377">
      <w:pPr>
        <w:ind w:left="3" w:hanging="3"/>
        <w:rPr>
          <w:highlight w:val="white"/>
        </w:rPr>
      </w:pPr>
      <w:bookmarkStart w:id="198" w:name="bookmark=id.2qlrd8t7n8r3" w:colFirst="0" w:colLast="0"/>
      <w:bookmarkEnd w:id="198"/>
      <w:r>
        <w:rPr>
          <w:highlight w:val="white"/>
        </w:rPr>
        <w:t>[17]</w:t>
      </w:r>
      <w:r w:rsidR="00C60346">
        <w:rPr>
          <w:highlight w:val="white"/>
        </w:rPr>
        <w:tab/>
      </w:r>
      <w:r>
        <w:rPr>
          <w:highlight w:val="white"/>
        </w:rPr>
        <w:t xml:space="preserve">Y.-Q. Song, Z. Liu, J.-M. Chen, F. Zhu, and C.-H. Xie, ‘‘Medical image segmentation based on non-parametric mixture models with spatial </w:t>
      </w:r>
      <w:proofErr w:type="gramStart"/>
      <w:r>
        <w:rPr>
          <w:highlight w:val="white"/>
        </w:rPr>
        <w:t>information,’</w:t>
      </w:r>
      <w:proofErr w:type="gramEnd"/>
      <w:r>
        <w:rPr>
          <w:highlight w:val="white"/>
        </w:rPr>
        <w:t xml:space="preserve">’ Signal, Image Video Process., vol. 6, no. 4, pp. 569–578, Nov. 2012. </w:t>
      </w:r>
    </w:p>
    <w:p w14:paraId="46C78412" w14:textId="479DB397" w:rsidR="00017377" w:rsidRDefault="00017377" w:rsidP="00017377">
      <w:pPr>
        <w:ind w:left="3" w:hanging="3"/>
        <w:rPr>
          <w:highlight w:val="white"/>
        </w:rPr>
      </w:pPr>
      <w:bookmarkStart w:id="199" w:name="bookmark=id.khrdfk3tepyt" w:colFirst="0" w:colLast="0"/>
      <w:bookmarkEnd w:id="199"/>
      <w:r>
        <w:rPr>
          <w:highlight w:val="white"/>
        </w:rPr>
        <w:t>[18]</w:t>
      </w:r>
      <w:r w:rsidR="00C60346">
        <w:rPr>
          <w:highlight w:val="white"/>
        </w:rPr>
        <w:tab/>
      </w:r>
      <w:r>
        <w:rPr>
          <w:highlight w:val="white"/>
        </w:rPr>
        <w:t xml:space="preserve">T. Ojala, M. Pietikainen, and T. Maenpaa, ‘‘Multiresolution </w:t>
      </w:r>
      <w:proofErr w:type="gramStart"/>
      <w:r>
        <w:rPr>
          <w:highlight w:val="white"/>
        </w:rPr>
        <w:t>gray-scale</w:t>
      </w:r>
      <w:proofErr w:type="gramEnd"/>
      <w:r>
        <w:rPr>
          <w:highlight w:val="white"/>
        </w:rPr>
        <w:t xml:space="preserve"> and rotation invariant texture classification with local binary patterns,’’ IEEE Trans. Pattern Anal. Mach. Intell., vol. 24, no. 7, pp. 971–987, Jul. 2002, doi: 10.1109/tpami.2002.1017623. </w:t>
      </w:r>
    </w:p>
    <w:p w14:paraId="6F2280C0" w14:textId="0DCF1D10" w:rsidR="00017377" w:rsidRDefault="00017377" w:rsidP="00017377">
      <w:pPr>
        <w:ind w:left="3" w:hanging="3"/>
        <w:rPr>
          <w:highlight w:val="white"/>
        </w:rPr>
      </w:pPr>
      <w:bookmarkStart w:id="200" w:name="bookmark=id.5bs8tpwvzwmy" w:colFirst="0" w:colLast="0"/>
      <w:bookmarkEnd w:id="200"/>
      <w:r>
        <w:rPr>
          <w:highlight w:val="white"/>
        </w:rPr>
        <w:t>[19]</w:t>
      </w:r>
      <w:r w:rsidR="00C60346">
        <w:rPr>
          <w:highlight w:val="white"/>
        </w:rPr>
        <w:tab/>
      </w:r>
      <w:r>
        <w:rPr>
          <w:highlight w:val="white"/>
        </w:rPr>
        <w:t xml:space="preserve">M. R. Al-Hadidi, A. Alarabeyyat, and M. </w:t>
      </w:r>
      <w:proofErr w:type="gramStart"/>
      <w:r>
        <w:rPr>
          <w:highlight w:val="white"/>
        </w:rPr>
        <w:t>Alhanahnah, ‘</w:t>
      </w:r>
      <w:proofErr w:type="gramEnd"/>
      <w:r>
        <w:rPr>
          <w:highlight w:val="white"/>
        </w:rPr>
        <w:t xml:space="preserve">‘Breast cancer detection using K-Nearest neighbor machine learning algorithm,’’ in Proc. 9th Int. Conf. Develop. eSystems Eng. (DeSE), Aug. 2016, pp. 35–39. </w:t>
      </w:r>
    </w:p>
    <w:p w14:paraId="19B23A44" w14:textId="6498489B" w:rsidR="00017377" w:rsidRDefault="00017377" w:rsidP="00017377">
      <w:pPr>
        <w:ind w:left="3" w:hanging="3"/>
        <w:rPr>
          <w:highlight w:val="white"/>
        </w:rPr>
      </w:pPr>
      <w:bookmarkStart w:id="201" w:name="bookmark=id.u0l7btl4tatc" w:colFirst="0" w:colLast="0"/>
      <w:bookmarkEnd w:id="201"/>
      <w:r>
        <w:rPr>
          <w:highlight w:val="white"/>
        </w:rPr>
        <w:t>[20]</w:t>
      </w:r>
      <w:r w:rsidR="00C60346">
        <w:rPr>
          <w:highlight w:val="white"/>
        </w:rPr>
        <w:tab/>
      </w:r>
      <w:r>
        <w:rPr>
          <w:highlight w:val="white"/>
        </w:rPr>
        <w:t xml:space="preserve">J. Wen, Y. Xu, and H. Liu, ‘‘Incomplete multiview spectral clustering with adaptive graph learning,’’ IEEE Trans. Cybern., vol. 50, no. 4, pp. 1418–1429, Apr. 2020. </w:t>
      </w:r>
    </w:p>
    <w:p w14:paraId="6572078F" w14:textId="316ED7D3" w:rsidR="00017377" w:rsidRDefault="00017377" w:rsidP="00017377">
      <w:pPr>
        <w:ind w:left="3" w:hanging="3"/>
        <w:rPr>
          <w:highlight w:val="white"/>
        </w:rPr>
      </w:pPr>
      <w:bookmarkStart w:id="202" w:name="bookmark=id.hoij7dpufhgu" w:colFirst="0" w:colLast="0"/>
      <w:bookmarkEnd w:id="202"/>
      <w:r>
        <w:rPr>
          <w:highlight w:val="white"/>
        </w:rPr>
        <w:t>[21]</w:t>
      </w:r>
      <w:r w:rsidR="00C60346">
        <w:rPr>
          <w:highlight w:val="white"/>
        </w:rPr>
        <w:tab/>
      </w:r>
      <w:r>
        <w:rPr>
          <w:highlight w:val="white"/>
        </w:rPr>
        <w:t xml:space="preserve">S. J. S. Gardezi, M. Awais, I. Faye, and F. </w:t>
      </w:r>
      <w:proofErr w:type="gramStart"/>
      <w:r>
        <w:rPr>
          <w:highlight w:val="white"/>
        </w:rPr>
        <w:t>Meriaudeau, ‘</w:t>
      </w:r>
      <w:proofErr w:type="gramEnd"/>
      <w:r>
        <w:rPr>
          <w:highlight w:val="white"/>
        </w:rPr>
        <w:t xml:space="preserve">‘Mammogram classification using deep learning features,’’ in Proc. IEEE Int. Conf. Signal Image Process. Appl. (ICSIPA), Sep. 2017, pp. 485–488. </w:t>
      </w:r>
    </w:p>
    <w:p w14:paraId="6298F661" w14:textId="5EF123AF" w:rsidR="00017377" w:rsidRDefault="00017377" w:rsidP="00017377">
      <w:pPr>
        <w:ind w:left="3" w:hanging="3"/>
        <w:rPr>
          <w:highlight w:val="white"/>
        </w:rPr>
      </w:pPr>
      <w:bookmarkStart w:id="203" w:name="bookmark=id.12yab9uwk44b" w:colFirst="0" w:colLast="0"/>
      <w:bookmarkEnd w:id="203"/>
      <w:r>
        <w:rPr>
          <w:highlight w:val="white"/>
        </w:rPr>
        <w:t>[22]</w:t>
      </w:r>
      <w:r w:rsidR="00C60346">
        <w:rPr>
          <w:highlight w:val="white"/>
        </w:rPr>
        <w:tab/>
      </w:r>
      <w:r>
        <w:rPr>
          <w:highlight w:val="white"/>
        </w:rPr>
        <w:t xml:space="preserve">M. A. Jaffar, ‘‘Deep </w:t>
      </w:r>
      <w:proofErr w:type="gramStart"/>
      <w:r>
        <w:rPr>
          <w:highlight w:val="white"/>
        </w:rPr>
        <w:t>learning based</w:t>
      </w:r>
      <w:proofErr w:type="gramEnd"/>
      <w:r>
        <w:rPr>
          <w:highlight w:val="white"/>
        </w:rPr>
        <w:t xml:space="preserve"> computer aided diagnosis system for breast </w:t>
      </w:r>
      <w:proofErr w:type="gramStart"/>
      <w:r>
        <w:rPr>
          <w:highlight w:val="white"/>
        </w:rPr>
        <w:t>mammograms,’</w:t>
      </w:r>
      <w:proofErr w:type="gramEnd"/>
      <w:r>
        <w:rPr>
          <w:highlight w:val="white"/>
        </w:rPr>
        <w:t xml:space="preserve">’ Int. J. Adv. Comput. Sci. Appl., vol. 8, no. 7, pp. 286–290, 2017. </w:t>
      </w:r>
    </w:p>
    <w:p w14:paraId="2130C3A1" w14:textId="22444613" w:rsidR="00017377" w:rsidRDefault="00017377" w:rsidP="00017377">
      <w:pPr>
        <w:ind w:left="3" w:hanging="3"/>
        <w:rPr>
          <w:highlight w:val="white"/>
        </w:rPr>
      </w:pPr>
      <w:bookmarkStart w:id="204" w:name="bookmark=id.g5w2p4tp7np" w:colFirst="0" w:colLast="0"/>
      <w:bookmarkEnd w:id="204"/>
      <w:r>
        <w:rPr>
          <w:highlight w:val="white"/>
        </w:rPr>
        <w:t>[23]</w:t>
      </w:r>
      <w:r w:rsidR="00C60346">
        <w:rPr>
          <w:highlight w:val="white"/>
        </w:rPr>
        <w:tab/>
      </w:r>
      <w:r>
        <w:rPr>
          <w:highlight w:val="white"/>
        </w:rPr>
        <w:t xml:space="preserve">N. Antropova, B. Q. Huynh, and M. L. Giger, ‘‘A deep feature fusion methodology for breast cancer diagnosis demonstrated on three imaging modality </w:t>
      </w:r>
      <w:proofErr w:type="gramStart"/>
      <w:r>
        <w:rPr>
          <w:highlight w:val="white"/>
        </w:rPr>
        <w:t>datasets,’</w:t>
      </w:r>
      <w:proofErr w:type="gramEnd"/>
      <w:r>
        <w:rPr>
          <w:highlight w:val="white"/>
        </w:rPr>
        <w:t>’ Med. Phys., vol. 44, no. 10, pp. 5162–5171, Oct. 2017, doi: 10.1002/mp.12453.</w:t>
      </w:r>
    </w:p>
    <w:p w14:paraId="66CDA98A" w14:textId="7A28E34B" w:rsidR="00017377" w:rsidRDefault="00017377" w:rsidP="00017377">
      <w:pPr>
        <w:ind w:left="3" w:hanging="3"/>
        <w:rPr>
          <w:highlight w:val="white"/>
        </w:rPr>
      </w:pPr>
      <w:bookmarkStart w:id="205" w:name="bookmark=id.9vuwa51w2s1i" w:colFirst="0" w:colLast="0"/>
      <w:bookmarkEnd w:id="205"/>
      <w:r>
        <w:rPr>
          <w:highlight w:val="white"/>
        </w:rPr>
        <w:t>[24]</w:t>
      </w:r>
      <w:r w:rsidR="00C60346">
        <w:rPr>
          <w:highlight w:val="white"/>
        </w:rPr>
        <w:tab/>
      </w:r>
      <w:r>
        <w:rPr>
          <w:highlight w:val="white"/>
        </w:rPr>
        <w:t xml:space="preserve">K. Simonyan and A. Zisserman, ‘‘Very deep convolutional networks for large-scale image </w:t>
      </w:r>
      <w:proofErr w:type="gramStart"/>
      <w:r>
        <w:rPr>
          <w:highlight w:val="white"/>
        </w:rPr>
        <w:t>recognition,’</w:t>
      </w:r>
      <w:proofErr w:type="gramEnd"/>
      <w:r>
        <w:rPr>
          <w:highlight w:val="white"/>
        </w:rPr>
        <w:t xml:space="preserve">’ 2014, arXiv:1409.1556. [Online]. Available: http://arxiv.org/abs/1409.1556 </w:t>
      </w:r>
    </w:p>
    <w:p w14:paraId="7AEDF9DB" w14:textId="595305F2" w:rsidR="00017377" w:rsidRDefault="00017377" w:rsidP="00017377">
      <w:pPr>
        <w:ind w:left="3" w:hanging="3"/>
        <w:rPr>
          <w:highlight w:val="white"/>
        </w:rPr>
      </w:pPr>
      <w:bookmarkStart w:id="206" w:name="bookmark=id.srn3goga56bq" w:colFirst="0" w:colLast="0"/>
      <w:bookmarkEnd w:id="206"/>
      <w:r>
        <w:rPr>
          <w:highlight w:val="white"/>
        </w:rPr>
        <w:lastRenderedPageBreak/>
        <w:t>[25]</w:t>
      </w:r>
      <w:r w:rsidR="00C60346">
        <w:rPr>
          <w:highlight w:val="white"/>
        </w:rPr>
        <w:tab/>
      </w:r>
      <w:r>
        <w:rPr>
          <w:highlight w:val="white"/>
        </w:rPr>
        <w:t xml:space="preserve">C. Tian, Y. Xu, L. Fei, and K. Yan, ‘‘Deep learning for image denoising: A </w:t>
      </w:r>
      <w:proofErr w:type="gramStart"/>
      <w:r>
        <w:rPr>
          <w:highlight w:val="white"/>
        </w:rPr>
        <w:t>survey,’</w:t>
      </w:r>
      <w:proofErr w:type="gramEnd"/>
      <w:r>
        <w:rPr>
          <w:highlight w:val="white"/>
        </w:rPr>
        <w:t>’ in Proc. Int. Conf. Genet. Evol. Comput., 2018, pp. 563–572.</w:t>
      </w:r>
    </w:p>
    <w:p w14:paraId="169747E3" w14:textId="2467DC24" w:rsidR="00017377" w:rsidRDefault="00017377" w:rsidP="00017377">
      <w:pPr>
        <w:ind w:left="3" w:hanging="3"/>
      </w:pPr>
      <w:bookmarkStart w:id="207" w:name="bookmark=id.uo8tj57uqfad" w:colFirst="0" w:colLast="0"/>
      <w:bookmarkEnd w:id="207"/>
      <w:r>
        <w:t>[26]</w:t>
      </w:r>
      <w:r w:rsidR="00C60346">
        <w:tab/>
      </w:r>
      <w:r>
        <w:t xml:space="preserve">N. Dhungel, G. Carneiro, and A. P. Bradley, ‘‘Deep learning and structured prediction for the segmentation of mass in </w:t>
      </w:r>
      <w:proofErr w:type="gramStart"/>
      <w:r>
        <w:t>mammograms,’</w:t>
      </w:r>
      <w:proofErr w:type="gramEnd"/>
      <w:r>
        <w:t xml:space="preserve">’ in Proc. Int. Conf. Med. Image Comput. </w:t>
      </w:r>
      <w:proofErr w:type="gramStart"/>
      <w:r>
        <w:t>Comput.-</w:t>
      </w:r>
      <w:proofErr w:type="gramEnd"/>
      <w:r>
        <w:t xml:space="preserve">Assist. Intervent., 2015, pp. 605–612. </w:t>
      </w:r>
    </w:p>
    <w:p w14:paraId="462945DE" w14:textId="5379F096" w:rsidR="00017377" w:rsidRDefault="00017377" w:rsidP="00A93111">
      <w:pPr>
        <w:shd w:val="clear" w:color="auto" w:fill="FFFFFF"/>
        <w:ind w:left="3" w:hanging="3"/>
      </w:pPr>
      <w:bookmarkStart w:id="208" w:name="bookmark=id.gii3y6yagsp5" w:colFirst="0" w:colLast="0"/>
      <w:bookmarkEnd w:id="208"/>
      <w:r>
        <w:t>[27]</w:t>
      </w:r>
      <w:r w:rsidR="00C60346">
        <w:tab/>
      </w:r>
      <w:r>
        <w:t xml:space="preserve">He, K., Zhang, X., Ren, S., &amp; Sun, J. (2016). Deep residual learning for image recognition. In Proceedings of the IEEE conference on computer vision and pattern </w:t>
      </w:r>
    </w:p>
    <w:p w14:paraId="66D6D024" w14:textId="60110498" w:rsidR="00120C7E" w:rsidRDefault="00120C7E" w:rsidP="00120C7E">
      <w:pPr>
        <w:shd w:val="clear" w:color="auto" w:fill="FFFFFF"/>
        <w:ind w:left="3" w:hanging="3"/>
      </w:pPr>
      <w:r>
        <w:t>[28]</w:t>
      </w:r>
      <w:r w:rsidR="00C60346">
        <w:tab/>
      </w:r>
      <w:r>
        <w:t>S. V. Akshay, S. B. Shubhangi, and P. Kumar, "Automated detection of tomato leaf diseases using deep convolutional neural networks," in Proceedings of the 2018 2nd International Conference on Advances in Electronics, Computers and Communications (ICAECC), pp. 1-6, 2018.</w:t>
      </w:r>
    </w:p>
    <w:p w14:paraId="59FBD8BB" w14:textId="5623BA25" w:rsidR="00120C7E" w:rsidRDefault="00120C7E" w:rsidP="00120C7E">
      <w:pPr>
        <w:ind w:left="3" w:hanging="3"/>
      </w:pPr>
      <w:bookmarkStart w:id="209" w:name="bookmark=id.qnv1dtdx599j" w:colFirst="0" w:colLast="0"/>
      <w:bookmarkEnd w:id="209"/>
      <w:r>
        <w:t>[29]</w:t>
      </w:r>
      <w:r w:rsidR="00C60346">
        <w:tab/>
      </w:r>
      <w:r>
        <w:t>J. R. Quinlan, "Induction of decision trees," Machine Learning, vol. 1, no. 1, pp. 81-106, 1986.</w:t>
      </w:r>
    </w:p>
    <w:p w14:paraId="2DB66E1A" w14:textId="64C4349D" w:rsidR="00120C7E" w:rsidRDefault="00120C7E" w:rsidP="00120C7E">
      <w:pPr>
        <w:ind w:left="3" w:hanging="3"/>
      </w:pPr>
      <w:bookmarkStart w:id="210" w:name="bookmark=id.erua0ob7hpo7" w:colFirst="0" w:colLast="0"/>
      <w:bookmarkEnd w:id="210"/>
      <w:r>
        <w:t>[30]</w:t>
      </w:r>
      <w:r w:rsidR="00C60346">
        <w:tab/>
      </w:r>
      <w:r>
        <w:t>L. Breiman, J. H. Friedman, R. A. Olshen, and C. J. Stone, "Classification and regression trees," CRC press, 1984.</w:t>
      </w:r>
    </w:p>
    <w:p w14:paraId="4AAAB210" w14:textId="086ED5B2" w:rsidR="00120C7E" w:rsidRDefault="00120C7E" w:rsidP="00120C7E">
      <w:pPr>
        <w:ind w:left="3" w:hanging="3"/>
      </w:pPr>
      <w:bookmarkStart w:id="211" w:name="bookmark=id.hydemtru2r6d" w:colFirst="0" w:colLast="0"/>
      <w:bookmarkEnd w:id="211"/>
      <w:r>
        <w:t>[31]</w:t>
      </w:r>
      <w:r w:rsidR="00C60346">
        <w:tab/>
      </w:r>
      <w:r>
        <w:t>A. Liaw and M. Wiener, "Classification and regression by randomForest," R News, vol. 2, no. 3, pp. 18-22, 2002.</w:t>
      </w:r>
    </w:p>
    <w:p w14:paraId="117DE8C1" w14:textId="46C32BCB" w:rsidR="00120C7E" w:rsidRDefault="00120C7E" w:rsidP="00120C7E">
      <w:pPr>
        <w:ind w:left="3" w:hanging="3"/>
      </w:pPr>
      <w:r>
        <w:t>[32]</w:t>
      </w:r>
      <w:r w:rsidR="00C60346">
        <w:tab/>
      </w:r>
      <w:r>
        <w:t xml:space="preserve">R. Kumar and R. Verma, “Classification algorithms for data mining: A survey,” International Journal of Innovations in Engineering and Technology (IJIET), vol. 1, no. 2, pp. 7–14, 2012. </w:t>
      </w:r>
    </w:p>
    <w:p w14:paraId="2656FEE5" w14:textId="30EE2A96" w:rsidR="00120C7E" w:rsidRDefault="00120C7E" w:rsidP="00120C7E">
      <w:pPr>
        <w:ind w:left="3" w:hanging="3"/>
      </w:pPr>
      <w:bookmarkStart w:id="212" w:name="bookmark=id.24ag4x3x05ba" w:colFirst="0" w:colLast="0"/>
      <w:bookmarkEnd w:id="212"/>
      <w:r>
        <w:t>[33]</w:t>
      </w:r>
      <w:r w:rsidR="00C60346">
        <w:tab/>
      </w:r>
      <w:r>
        <w:t>S. S. Nikam, “A comparative study of classification techniques in data mining algorithms,” Oriental journal of computer science &amp; technology, vol. 8, no. 1, pp. 13–19, 2015.</w:t>
      </w:r>
    </w:p>
    <w:p w14:paraId="727D554E" w14:textId="6F3E8821" w:rsidR="00120C7E" w:rsidRDefault="00120C7E" w:rsidP="00120C7E">
      <w:pPr>
        <w:ind w:left="3" w:hanging="3"/>
      </w:pPr>
      <w:bookmarkStart w:id="213" w:name="bookmark=id.o8t8ktc23d8m" w:colFirst="0" w:colLast="0"/>
      <w:bookmarkEnd w:id="213"/>
      <w:r>
        <w:t>[34]</w:t>
      </w:r>
      <w:r w:rsidR="00C60346">
        <w:tab/>
      </w:r>
      <w:r>
        <w:t xml:space="preserve">C. Z. Janikow, “Fuzzy decision trees: issues and methods,” IEEE Transactions on Systems, Man, and Cybernetics, Part B (Cybernetics), vol. 28, no. 1, pp. 1–14, 1998. </w:t>
      </w:r>
    </w:p>
    <w:p w14:paraId="4D3E816E" w14:textId="2F93100B" w:rsidR="00120C7E" w:rsidRDefault="00120C7E" w:rsidP="00120C7E">
      <w:pPr>
        <w:ind w:left="3" w:hanging="3"/>
      </w:pPr>
      <w:bookmarkStart w:id="214" w:name="bookmark=id.trwk7i36hjdt" w:colFirst="0" w:colLast="0"/>
      <w:bookmarkEnd w:id="214"/>
      <w:r>
        <w:lastRenderedPageBreak/>
        <w:t>[35]</w:t>
      </w:r>
      <w:r w:rsidR="00C60346">
        <w:tab/>
      </w:r>
      <w:r>
        <w:t xml:space="preserve">G. Stein, B. Chen, A. S. Wu, and K. A. Hua, “Decision tree classifier for network intrusion detection with GA-based feature selection,” in Proceedings of the 43rd annual Southeast regional conferenceVolume 2, 2005, pp. 136–141. </w:t>
      </w:r>
    </w:p>
    <w:p w14:paraId="71F8289B" w14:textId="73AF18BB" w:rsidR="00120C7E" w:rsidRDefault="00120C7E" w:rsidP="00120C7E">
      <w:pPr>
        <w:ind w:left="3" w:hanging="3"/>
      </w:pPr>
      <w:bookmarkStart w:id="215" w:name="bookmark=id.yd8zy48qnk86" w:colFirst="0" w:colLast="0"/>
      <w:bookmarkEnd w:id="215"/>
      <w:r>
        <w:t>[36]</w:t>
      </w:r>
      <w:r w:rsidR="00C60346">
        <w:tab/>
      </w:r>
      <w:r>
        <w:t xml:space="preserve">I. S. Damanik, A. P. Windarto, A. Wanto, S. R. Andani, and W. Saputra, “Decision Tree Optimization in C4. 5 Algorithm Using Genetic Algorithm,” in Journal of Physics: Conference Series, 2019, vol. 1255, no. 1, p. 012012. </w:t>
      </w:r>
    </w:p>
    <w:p w14:paraId="583AC5BB" w14:textId="61D50C20" w:rsidR="00120C7E" w:rsidRDefault="00120C7E" w:rsidP="00120C7E">
      <w:pPr>
        <w:ind w:left="3" w:hanging="3"/>
      </w:pPr>
      <w:bookmarkStart w:id="216" w:name="bookmark=id.glyuvimxgntq" w:colFirst="0" w:colLast="0"/>
      <w:bookmarkEnd w:id="216"/>
      <w:r>
        <w:t>[37]</w:t>
      </w:r>
      <w:r w:rsidR="00C60346">
        <w:tab/>
      </w:r>
      <w:r>
        <w:t xml:space="preserve">R. Barros, M. Basgalupp, A. de Carvalho, and A. Freitas, “A Survey of Evolutionary Algorithms for Decision-Tree Induction,” IEEE Transactions on Systems, Man, and Cybernetics, Part C: Applications and Reviews, vol. 42, pp. 291–312, Jan. 2012, doi: 10.1109/TSMCC.2011.2157494. </w:t>
      </w:r>
    </w:p>
    <w:p w14:paraId="61C087D9" w14:textId="36D8899E" w:rsidR="00120C7E" w:rsidRDefault="00120C7E" w:rsidP="00120C7E">
      <w:pPr>
        <w:ind w:left="3" w:hanging="3"/>
      </w:pPr>
      <w:bookmarkStart w:id="217" w:name="bookmark=id.cr7maud6tmuo" w:colFirst="0" w:colLast="0"/>
      <w:bookmarkEnd w:id="217"/>
      <w:r>
        <w:t>[38]</w:t>
      </w:r>
      <w:r w:rsidR="00C60346">
        <w:tab/>
      </w:r>
      <w:r>
        <w:t xml:space="preserve">G. Gupta, “A self explanatory review of decision tree classifiers,” in </w:t>
      </w:r>
      <w:proofErr w:type="gramStart"/>
      <w:r>
        <w:t>International</w:t>
      </w:r>
      <w:proofErr w:type="gramEnd"/>
      <w:r>
        <w:t xml:space="preserve"> conference on recent advances and innovations in engineering (ICRAIE-2014), 2014, pp. 1–7. </w:t>
      </w:r>
    </w:p>
    <w:p w14:paraId="322885C5" w14:textId="31A77842" w:rsidR="00120C7E" w:rsidRDefault="00120C7E" w:rsidP="00120C7E">
      <w:pPr>
        <w:ind w:left="3" w:hanging="3"/>
      </w:pPr>
      <w:bookmarkStart w:id="218" w:name="bookmark=id.5n881hkirtpo" w:colFirst="0" w:colLast="0"/>
      <w:bookmarkEnd w:id="218"/>
      <w:r>
        <w:t>[39]</w:t>
      </w:r>
      <w:r w:rsidR="00C60346">
        <w:tab/>
      </w:r>
      <w:r>
        <w:t xml:space="preserve">S. S. Gavankar and S. D. Sawarkar, “Eager decision tree,” in 2017 2nd International Conference for Convergence in Technology (I2CT), Mumbai, Apr. 2017, pp. 837–840, doi: 10.1109/I2CT.2017.8226246. </w:t>
      </w:r>
    </w:p>
    <w:p w14:paraId="57A0ACA8" w14:textId="15889142" w:rsidR="00120C7E" w:rsidRDefault="00120C7E" w:rsidP="00120C7E">
      <w:pPr>
        <w:ind w:left="3" w:hanging="3"/>
      </w:pPr>
      <w:bookmarkStart w:id="219" w:name="bookmark=id.eq0njlw5luw8" w:colFirst="0" w:colLast="0"/>
      <w:bookmarkEnd w:id="219"/>
      <w:r>
        <w:t>[40]</w:t>
      </w:r>
      <w:r w:rsidR="00C60346">
        <w:tab/>
      </w:r>
      <w:r>
        <w:t xml:space="preserve">P. H. Swain and H. Hauska, “The decision tree classifier: Design and potential,” IEEE Transactions on Geoscience Electronics, vol. 15, no. 3, pp. 142–147, 1977. </w:t>
      </w:r>
    </w:p>
    <w:p w14:paraId="4A0C9DEB" w14:textId="36106E9B" w:rsidR="00120C7E" w:rsidRDefault="00120C7E" w:rsidP="00120C7E">
      <w:pPr>
        <w:ind w:left="3" w:hanging="3"/>
      </w:pPr>
      <w:bookmarkStart w:id="220" w:name="bookmark=id.7ivvus9o1r9r" w:colFirst="0" w:colLast="0"/>
      <w:bookmarkEnd w:id="220"/>
      <w:r>
        <w:t>[41]</w:t>
      </w:r>
      <w:r w:rsidR="00C60346">
        <w:tab/>
      </w:r>
      <w:r>
        <w:t xml:space="preserve">A. Dey, “Machine learning algorithms: a review,” International Journal of Computer Science and Information Technologies, vol. 7, no. 3, pp. 1174–1179, 2016. </w:t>
      </w:r>
    </w:p>
    <w:p w14:paraId="611327FF" w14:textId="5BB193EF" w:rsidR="00120C7E" w:rsidRDefault="00120C7E" w:rsidP="00120C7E">
      <w:pPr>
        <w:ind w:left="3" w:hanging="3"/>
      </w:pPr>
      <w:bookmarkStart w:id="221" w:name="bookmark=id.bwse896v6jfx" w:colFirst="0" w:colLast="0"/>
      <w:bookmarkEnd w:id="221"/>
      <w:r>
        <w:t>[42]</w:t>
      </w:r>
      <w:r w:rsidR="00C60346">
        <w:tab/>
      </w:r>
      <w:r>
        <w:t xml:space="preserve">J. Mrva, Š. Neupauer, L. Hudec, J. Ševcech, and P. Kapec, “Decision Support in Medical Data Using 3D Decision Tree Visualisation,” in 2019 E-Health and Bioengineering Conference (EHB), Nov. 2019, pp. 1–4, doi: 10.1109/EHB47216.2019.8969926. </w:t>
      </w:r>
    </w:p>
    <w:p w14:paraId="36F2437E" w14:textId="78F3F853" w:rsidR="00120C7E" w:rsidRDefault="00120C7E" w:rsidP="00120C7E">
      <w:pPr>
        <w:ind w:left="3" w:hanging="3"/>
      </w:pPr>
      <w:bookmarkStart w:id="222" w:name="bookmark=id.8hxz8ihqpgrn" w:colFirst="0" w:colLast="0"/>
      <w:bookmarkEnd w:id="222"/>
      <w:r>
        <w:t>[43]</w:t>
      </w:r>
      <w:r w:rsidR="00C60346">
        <w:tab/>
      </w:r>
      <w:r>
        <w:t xml:space="preserve">Y. Bengio, O. Delalleau, and C. Simard, “DECISION TREES DO NOT GENERALIZE TO NEW VARIATIONS,” COMPUTATIONAL INTELLIGENCE, p. 19. </w:t>
      </w:r>
    </w:p>
    <w:p w14:paraId="07141B28" w14:textId="696BAE91" w:rsidR="00120C7E" w:rsidRDefault="00120C7E" w:rsidP="00120C7E">
      <w:pPr>
        <w:ind w:left="3" w:hanging="3"/>
      </w:pPr>
      <w:bookmarkStart w:id="223" w:name="bookmark=id.jzwuqcv765io" w:colFirst="0" w:colLast="0"/>
      <w:bookmarkEnd w:id="223"/>
      <w:r>
        <w:lastRenderedPageBreak/>
        <w:t>[44]</w:t>
      </w:r>
      <w:r w:rsidR="00C60346">
        <w:tab/>
      </w:r>
      <w:r>
        <w:t xml:space="preserve">C. E. Brodley and P. E. Utgoff, “Multivariate decision trees,” Machine learning, vol. 19, no. 1, pp. 45–77, 1995. </w:t>
      </w:r>
    </w:p>
    <w:p w14:paraId="296293F7" w14:textId="592A8341" w:rsidR="00120C7E" w:rsidRDefault="00120C7E" w:rsidP="00120C7E">
      <w:pPr>
        <w:ind w:left="3" w:hanging="3"/>
      </w:pPr>
      <w:bookmarkStart w:id="224" w:name="bookmark=id.cga9gwdpvnw9" w:colFirst="0" w:colLast="0"/>
      <w:bookmarkEnd w:id="224"/>
      <w:r>
        <w:t>[45]</w:t>
      </w:r>
      <w:r w:rsidR="00C60346">
        <w:tab/>
      </w:r>
      <w:r>
        <w:t xml:space="preserve">G. K. F. Tso and K. K. W. Yau, “Predicting electricity energy consumption: A comparison of regression analysis, decision tree and neural networks,” Energy, vol. 32, no. 9, pp. 1761–1768, Sep. 2007, doi: 10.1016/j.energy.2006.11.010. </w:t>
      </w:r>
    </w:p>
    <w:p w14:paraId="45D33AAE" w14:textId="04BB6216" w:rsidR="00120C7E" w:rsidRDefault="00120C7E" w:rsidP="00120C7E">
      <w:pPr>
        <w:ind w:left="3" w:hanging="3"/>
      </w:pPr>
      <w:bookmarkStart w:id="225" w:name="bookmark=id.kecxfcon5a0x" w:colFirst="0" w:colLast="0"/>
      <w:bookmarkEnd w:id="225"/>
      <w:r>
        <w:t>[46]</w:t>
      </w:r>
      <w:r w:rsidR="00C60346">
        <w:tab/>
      </w:r>
      <w:r>
        <w:t xml:space="preserve">S. Singh and P. Gupta, “Comparative study ID3, cart and C4. 5 decision tree </w:t>
      </w:r>
      <w:proofErr w:type="gramStart"/>
      <w:r>
        <w:t>algorithm</w:t>
      </w:r>
      <w:proofErr w:type="gramEnd"/>
      <w:r>
        <w:t xml:space="preserve">: a survey,” International Journal of Advanced Information Science and Technology (IJAIST), vol. 27, no. 27, pp. 97– 103, 2014. </w:t>
      </w:r>
    </w:p>
    <w:p w14:paraId="537EF7C8" w14:textId="36C83CDC" w:rsidR="00120C7E" w:rsidRDefault="00120C7E" w:rsidP="00120C7E">
      <w:pPr>
        <w:ind w:left="3" w:hanging="3"/>
      </w:pPr>
      <w:bookmarkStart w:id="226" w:name="bookmark=id.ft9n9wix1qgx" w:colFirst="0" w:colLast="0"/>
      <w:bookmarkEnd w:id="226"/>
      <w:r>
        <w:t>[47]</w:t>
      </w:r>
      <w:r w:rsidR="00C60346">
        <w:tab/>
      </w:r>
      <w:r>
        <w:t xml:space="preserve">L. Rokach and O. Maimon, “Top-Down Induction of Decision Trees Classifiers—A Survey,” Systems, Man, and Cybernetics, Part C: Applications and Reviews, IEEE Transactions on, vol. 35, pp. 476– 487, Dec. 2005, doi: 10.1109/TSMCC.2004.843247. </w:t>
      </w:r>
      <w:bookmarkStart w:id="227" w:name="bookmark=id.5rkylwjq0wwq" w:colFirst="0" w:colLast="0"/>
      <w:bookmarkEnd w:id="227"/>
      <w:r>
        <w:t>[48]</w:t>
      </w:r>
      <w:r w:rsidR="00C60346">
        <w:tab/>
      </w:r>
      <w:r>
        <w:t xml:space="preserve">T.-S. Lim, W.-Y. Loh, and Y.-S. Shih, “A comparison of prediction accuracy, complexity, and training time of thirty-three old and new classification algorithms,” Machine learning, vol. 40, no. 3, pp. 203– 228, 2000. </w:t>
      </w:r>
    </w:p>
    <w:p w14:paraId="48F493F0" w14:textId="03C1F08B" w:rsidR="00120C7E" w:rsidRDefault="00120C7E" w:rsidP="00120C7E">
      <w:pPr>
        <w:ind w:left="3" w:hanging="3"/>
      </w:pPr>
      <w:bookmarkStart w:id="228" w:name="bookmark=id.xpqaw328hi78" w:colFirst="0" w:colLast="0"/>
      <w:bookmarkEnd w:id="228"/>
      <w:r>
        <w:t>[49]</w:t>
      </w:r>
      <w:r w:rsidR="00C60346">
        <w:tab/>
      </w:r>
      <w:r>
        <w:t xml:space="preserve">W.-Y. Loh, “Fifty Years of Classification and Regression Trees,” International Statistical Review, vol. 82, Jun. 2014, doi: 10.1111/insr.12016. </w:t>
      </w:r>
    </w:p>
    <w:p w14:paraId="69DC47AF" w14:textId="7BC4AD3F" w:rsidR="00120C7E" w:rsidRDefault="00120C7E" w:rsidP="00120C7E">
      <w:pPr>
        <w:ind w:left="3" w:hanging="3"/>
      </w:pPr>
      <w:bookmarkStart w:id="229" w:name="bookmark=id.vnr44sj2fmqh" w:colFirst="0" w:colLast="0"/>
      <w:bookmarkEnd w:id="229"/>
      <w:r>
        <w:t>[50]</w:t>
      </w:r>
      <w:r w:rsidR="00C60346">
        <w:tab/>
      </w:r>
      <w:r>
        <w:t>S. R. Jiao, J. Song, and B. Liu, “A Review of Decision Tree Classification Algorithms for Continuous Variables,” in Journal of Physics: Conference Series, 2020, vol. 1651, no. 1, p. 012083.</w:t>
      </w:r>
    </w:p>
    <w:p w14:paraId="42B6FB30" w14:textId="2B2118B3" w:rsidR="00120C7E" w:rsidRDefault="00120C7E" w:rsidP="00120C7E">
      <w:pPr>
        <w:ind w:left="3" w:hanging="3"/>
      </w:pPr>
      <w:bookmarkStart w:id="230" w:name="bookmark=id.3sjdj2anv820" w:colFirst="0" w:colLast="0"/>
      <w:bookmarkEnd w:id="230"/>
      <w:r>
        <w:t>[51]</w:t>
      </w:r>
      <w:r w:rsidR="00C60346">
        <w:tab/>
      </w:r>
      <w:r>
        <w:t xml:space="preserve">Y.-Y. Song and Y. Lu, “Decision tree methods: applications for classification and prediction,” Shanghai archives of psychiatry, vol. 27, pp. 130–5, Apr. 2015, doi: 10.11919/j.issn.1002-0829.215044. </w:t>
      </w:r>
    </w:p>
    <w:p w14:paraId="32FE9690" w14:textId="3514DBC5" w:rsidR="00017377" w:rsidRDefault="00017377" w:rsidP="00017377">
      <w:pPr>
        <w:ind w:left="3" w:hanging="3"/>
      </w:pPr>
      <w:bookmarkStart w:id="231" w:name="bookmark=id.gerkn9ppnpm2" w:colFirst="0" w:colLast="0"/>
      <w:bookmarkStart w:id="232" w:name="bookmark=id.hyhxt7wtgnuh" w:colFirst="0" w:colLast="0"/>
      <w:bookmarkEnd w:id="231"/>
      <w:bookmarkEnd w:id="232"/>
      <w:r>
        <w:t>[52]</w:t>
      </w:r>
      <w:r w:rsidR="00C60346">
        <w:tab/>
      </w:r>
      <w:r>
        <w:t>Machine Learning, Volume 1, Issue 1, Pages 81-106, 1986.</w:t>
      </w:r>
    </w:p>
    <w:p w14:paraId="6BE2EE8C" w14:textId="7BA6B9C9" w:rsidR="00017377" w:rsidRDefault="00017377" w:rsidP="00017377">
      <w:pPr>
        <w:shd w:val="clear" w:color="auto" w:fill="FFFFFF"/>
        <w:ind w:left="3" w:hanging="3"/>
      </w:pPr>
      <w:bookmarkStart w:id="233" w:name="bookmark=id.hwb1w6ef4d2c" w:colFirst="0" w:colLast="0"/>
      <w:bookmarkEnd w:id="233"/>
      <w:r>
        <w:t>[53]</w:t>
      </w:r>
      <w:r w:rsidR="00C60346">
        <w:tab/>
      </w:r>
      <w:r>
        <w:t>S. Hochreiter and J. Schmidhuber, "Long short-term memory," Neural computation, vol. 9, no. 8, pp. 1735-1780, 1997.</w:t>
      </w:r>
    </w:p>
    <w:p w14:paraId="7BE661B3" w14:textId="6F537159" w:rsidR="00017377" w:rsidRDefault="00017377" w:rsidP="00017377">
      <w:pPr>
        <w:shd w:val="clear" w:color="auto" w:fill="FFFFFF"/>
        <w:ind w:left="3" w:hanging="3"/>
      </w:pPr>
      <w:bookmarkStart w:id="234" w:name="bookmark=id.nx9efqt3tzjk" w:colFirst="0" w:colLast="0"/>
      <w:bookmarkEnd w:id="234"/>
      <w:r>
        <w:lastRenderedPageBreak/>
        <w:t>[54]</w:t>
      </w:r>
      <w:r w:rsidR="00C60346">
        <w:tab/>
      </w:r>
      <w:r>
        <w:t>Image Feature Extraction using LSTM Networks" của Y. Wang, J. Liu, J. Huang, H. Yan, J. Zhang, L. Gao, and L. Zhou, được đăng trong Proceedings of the 2018 International Conference on Artificial Intelligence and Big Data (ICAIBD), pp. 141-145, 2018.</w:t>
      </w:r>
    </w:p>
    <w:p w14:paraId="503EFF25" w14:textId="469B85B8" w:rsidR="00017377" w:rsidRDefault="00017377" w:rsidP="00017377">
      <w:pPr>
        <w:shd w:val="clear" w:color="auto" w:fill="FFFFFF"/>
        <w:ind w:left="3" w:hanging="3"/>
      </w:pPr>
      <w:bookmarkStart w:id="235" w:name="bookmark=id.k5yc40wo63mp" w:colFirst="0" w:colLast="0"/>
      <w:bookmarkEnd w:id="235"/>
      <w:r>
        <w:t>[55]</w:t>
      </w:r>
      <w:r w:rsidR="00C60346">
        <w:tab/>
      </w:r>
      <w:r>
        <w:rPr>
          <w:highlight w:val="white"/>
        </w:rPr>
        <w:t xml:space="preserve">M. Ravikumar, P. G. Rachana, B. J. Shivaprasad, and D. S. Guru, “Enhancement of mammogram images using clahe and bilateral filter approaches,” in </w:t>
      </w:r>
      <w:r>
        <w:t>Cybernetics, Cognition and Machine Learning Applications, pp. 261–271, Springer, 2021.</w:t>
      </w:r>
    </w:p>
    <w:p w14:paraId="1BCF16AB" w14:textId="73082E8B" w:rsidR="00017377" w:rsidRDefault="00017377" w:rsidP="00017377">
      <w:pPr>
        <w:shd w:val="clear" w:color="auto" w:fill="FFFFFF"/>
        <w:ind w:left="3" w:hanging="3"/>
      </w:pPr>
      <w:bookmarkStart w:id="236" w:name="bookmark=id.e6pbz7r956nm" w:colFirst="0" w:colLast="0"/>
      <w:bookmarkEnd w:id="236"/>
      <w:r>
        <w:t>[56]</w:t>
      </w:r>
      <w:r w:rsidR="00C60346">
        <w:tab/>
      </w:r>
      <w:r>
        <w:t>Mohammed A. Al-masni, Mugahed A. Al-antari, Jeong-Min Park, Geon Gi, Tae-Yeon Kim, Patricio Rivera, Edwin Valarezo, Mun-Taek Choi, Seung-Moo Han, Tae-Seong Kim, “Simultaneous detection and classification of breast masses in digital mammograms via a deep learning YOLO-based CAD system</w:t>
      </w:r>
      <w:proofErr w:type="gramStart"/>
      <w:r>
        <w:t>”,pp.</w:t>
      </w:r>
      <w:proofErr w:type="gramEnd"/>
      <w:r>
        <w:t xml:space="preserve"> 10314-10323, 2018.</w:t>
      </w:r>
    </w:p>
    <w:p w14:paraId="72A56AFF" w14:textId="3AC84C9A" w:rsidR="00017377" w:rsidRDefault="00017377" w:rsidP="00017377">
      <w:pPr>
        <w:ind w:left="3" w:hanging="3"/>
      </w:pPr>
      <w:bookmarkStart w:id="237" w:name="bookmark=id.jkc16sl9gs7a" w:colFirst="0" w:colLast="0"/>
      <w:bookmarkEnd w:id="237"/>
      <w:r>
        <w:t>[57]</w:t>
      </w:r>
      <w:r w:rsidR="00C60346">
        <w:tab/>
      </w:r>
      <w:r>
        <w:t>J. Redmon, S. Divvala, R. Girshick, and A. Farhadi, “You Only Look Once: Unified, Real-Time Object Detection,” 2016 IEEE Conference on Computer Vision and Pattern Recognition (CVPR), 2016.</w:t>
      </w:r>
    </w:p>
    <w:p w14:paraId="4F06A069" w14:textId="498F2AC6" w:rsidR="00017377" w:rsidRDefault="00017377" w:rsidP="00017377">
      <w:pPr>
        <w:ind w:left="3" w:hanging="3"/>
      </w:pPr>
      <w:bookmarkStart w:id="238" w:name="bookmark=id.lk5oxsxwrrbr" w:colFirst="0" w:colLast="0"/>
      <w:bookmarkEnd w:id="238"/>
      <w:r>
        <w:t>[58]</w:t>
      </w:r>
      <w:r w:rsidR="00C60346">
        <w:tab/>
      </w:r>
      <w:r>
        <w:t>Alexey Bochkovskiy, Chien-Yao Wang, and Hong-Yuan Mark Liao. "YOLOv5: A Universal Object Detection Framework." In Proceedings of the European Conference on Computer Vision (ECCV), 2020.</w:t>
      </w:r>
    </w:p>
    <w:p w14:paraId="4C44CC03" w14:textId="257C8372" w:rsidR="00017377" w:rsidRDefault="00017377" w:rsidP="00017377">
      <w:pPr>
        <w:ind w:left="3" w:hanging="3"/>
      </w:pPr>
      <w:bookmarkStart w:id="239" w:name="bookmark=id.4feupvzfojsl" w:colFirst="0" w:colLast="0"/>
      <w:bookmarkEnd w:id="239"/>
      <w:r>
        <w:t>[59]</w:t>
      </w:r>
      <w:r w:rsidR="00C60346">
        <w:tab/>
      </w:r>
      <w:r>
        <w:t>” University of South Florida Digital Mammography Home Page” [Trực tuyến]. Available:</w:t>
      </w:r>
      <w:r w:rsidR="00C60346">
        <w:t xml:space="preserve"> </w:t>
      </w:r>
      <w:proofErr w:type="gramStart"/>
      <w:r>
        <w:t>http://www.eng.usf.edu/cvprg/Mammography/Database.html?fbclid=IwAR03wwiRVrk-09QNqjhiHRG6qi7CcvwiolostZ0Y_ZYm3nDl-T_nmWwLrAM/.[</w:t>
      </w:r>
      <w:proofErr w:type="gramEnd"/>
      <w:r>
        <w:t>Đã truy cập 12 04 2023].</w:t>
      </w:r>
    </w:p>
    <w:p w14:paraId="06537033" w14:textId="62E5E226" w:rsidR="00017377" w:rsidRDefault="00017377" w:rsidP="00017377">
      <w:pPr>
        <w:ind w:left="3" w:hanging="3"/>
      </w:pPr>
      <w:bookmarkStart w:id="240" w:name="bookmark=id.n2ghseo0543r" w:colFirst="0" w:colLast="0"/>
      <w:bookmarkEnd w:id="240"/>
      <w:r>
        <w:t>[60]</w:t>
      </w:r>
      <w:r w:rsidR="00C60346">
        <w:tab/>
      </w:r>
      <w:r>
        <w:t>S. Kapoor, S. Kaur, và V. K. Banga, "Thresholding Techniques: A Review," International Journal of Computer Applications, vol. 47, no. 1, pp. 12-18, June 2012.</w:t>
      </w:r>
    </w:p>
    <w:p w14:paraId="4A041796" w14:textId="6DD3DBC9" w:rsidR="00017377" w:rsidRDefault="00017377" w:rsidP="00017377">
      <w:pPr>
        <w:ind w:left="3" w:hanging="3"/>
      </w:pPr>
      <w:bookmarkStart w:id="241" w:name="bookmark=id.meeg22v0mzr4" w:colFirst="0" w:colLast="0"/>
      <w:bookmarkEnd w:id="241"/>
      <w:r>
        <w:lastRenderedPageBreak/>
        <w:t>[61]</w:t>
      </w:r>
      <w:r w:rsidR="00C60346">
        <w:tab/>
      </w:r>
      <w:r>
        <w:t>R. M. Haralick và S. Shanmugam, "Threshold Selection by Minimizing the Measures of Error", IEEE Transactions on Systems, Man, and Cybernetics, vol. SMC-5, no. 4, pp. 323-327, 1985.</w:t>
      </w:r>
    </w:p>
    <w:p w14:paraId="1A09C523" w14:textId="6F7D3D0E" w:rsidR="00017377" w:rsidRDefault="00017377" w:rsidP="00017377">
      <w:pPr>
        <w:ind w:left="3" w:hanging="3"/>
      </w:pPr>
      <w:bookmarkStart w:id="242" w:name="bookmark=id.27mkxwl7rpq4" w:colFirst="0" w:colLast="0"/>
      <w:bookmarkEnd w:id="242"/>
      <w:r>
        <w:t>[62]</w:t>
      </w:r>
      <w:r w:rsidR="00C60346">
        <w:tab/>
      </w:r>
      <w:r>
        <w:t>Frontiers in Neurorobotics, Volume 7, Article 21, 2013.</w:t>
      </w:r>
    </w:p>
    <w:p w14:paraId="03DC9BEC" w14:textId="2FE95E06" w:rsidR="00017377" w:rsidRDefault="00017377" w:rsidP="00017377">
      <w:pPr>
        <w:shd w:val="clear" w:color="auto" w:fill="FFFFFF"/>
        <w:ind w:left="3" w:hanging="3"/>
      </w:pPr>
      <w:bookmarkStart w:id="243" w:name="bookmark=id.hgivvp6dbu57" w:colFirst="0" w:colLast="0"/>
      <w:bookmarkEnd w:id="243"/>
      <w:r>
        <w:t>[63]</w:t>
      </w:r>
      <w:r w:rsidR="00C60346">
        <w:tab/>
      </w:r>
      <w:r>
        <w:t xml:space="preserve">S. Gupta, S. K. Saha, "A Novel Method of Automatic Detection of Optic Disc in Retinal Fundus Image using Morphological Operations," Proceedings of the 2017 IEEE International Conference on Imaging, </w:t>
      </w:r>
      <w:proofErr w:type="gramStart"/>
      <w:r>
        <w:t>Vision</w:t>
      </w:r>
      <w:proofErr w:type="gramEnd"/>
      <w:r>
        <w:t xml:space="preserve"> and Pattern Recognition (IVPR), pp. 8-12, 2017.</w:t>
      </w:r>
    </w:p>
    <w:p w14:paraId="415655CC" w14:textId="71164B01" w:rsidR="00017377" w:rsidRDefault="00017377" w:rsidP="00017377">
      <w:pPr>
        <w:shd w:val="clear" w:color="auto" w:fill="FFFFFF"/>
        <w:ind w:left="3" w:hanging="3"/>
      </w:pPr>
      <w:bookmarkStart w:id="244" w:name="bookmark=id.nfsobkl8lwrr" w:colFirst="0" w:colLast="0"/>
      <w:bookmarkEnd w:id="244"/>
      <w:r>
        <w:t>[64]</w:t>
      </w:r>
      <w:r w:rsidR="00C60346">
        <w:tab/>
      </w:r>
      <w:r>
        <w:t>S. S. Patil, S. S. Patil, "Detection of Tumor in MRI Brain Image using Image Processing Techniques," Proceedings of the 2015 International Conference on Industrial Instrumentation and Control (ICIC), pp. 1502-1505, 2015.</w:t>
      </w:r>
    </w:p>
    <w:p w14:paraId="28263B44" w14:textId="06710002" w:rsidR="00017377" w:rsidRDefault="00017377" w:rsidP="00017377">
      <w:pPr>
        <w:shd w:val="clear" w:color="auto" w:fill="FFFFFF"/>
        <w:ind w:left="3" w:hanging="3"/>
      </w:pPr>
      <w:bookmarkStart w:id="245" w:name="bookmark=id.tk1o187coi79" w:colFirst="0" w:colLast="0"/>
      <w:bookmarkEnd w:id="245"/>
      <w:r>
        <w:t>[65]</w:t>
      </w:r>
      <w:r w:rsidR="00C60346">
        <w:tab/>
      </w:r>
      <w:r>
        <w:t>N. Karssemeijer, J. M. R. Giger, "Breast image analysis for risk assessment, detection, diagnosis, and treatment of cancer," Annual Review of Biomedical Engineering, vol. 7, pp. 55-76, 2005.</w:t>
      </w:r>
    </w:p>
    <w:p w14:paraId="5DBC7678" w14:textId="28B028D2" w:rsidR="00017377" w:rsidRDefault="00017377" w:rsidP="00017377">
      <w:pPr>
        <w:shd w:val="clear" w:color="auto" w:fill="FFFFFF"/>
        <w:ind w:left="3" w:hanging="3"/>
      </w:pPr>
      <w:bookmarkStart w:id="246" w:name="bookmark=id.zhkk2ibxz52r" w:colFirst="0" w:colLast="0"/>
      <w:bookmarkEnd w:id="246"/>
      <w:r>
        <w:t>[66]</w:t>
      </w:r>
      <w:r w:rsidR="00C60346">
        <w:tab/>
      </w:r>
      <w:r>
        <w:t>H. Alshamlan, R. Sammouda, Y. Liu, "Segmentation of breast masses in mammography images using edge detection techniques," Proceedings of the 2014 IEEE 27th Canadian Conference on Electrical and Computer Engineering (CCECE), pp. 1-6, 2014.</w:t>
      </w:r>
    </w:p>
    <w:p w14:paraId="2219C079" w14:textId="49576DB5" w:rsidR="00017377" w:rsidRDefault="00017377" w:rsidP="00017377">
      <w:pPr>
        <w:shd w:val="clear" w:color="auto" w:fill="FFFFFF"/>
        <w:ind w:left="3" w:hanging="3"/>
      </w:pPr>
      <w:bookmarkStart w:id="247" w:name="bookmark=id.kefdz94gtfae" w:colFirst="0" w:colLast="0"/>
      <w:bookmarkEnd w:id="247"/>
      <w:r>
        <w:t>[67]</w:t>
      </w:r>
      <w:r w:rsidR="00C60346">
        <w:tab/>
      </w:r>
      <w:r>
        <w:t>Y. Liu, X. Han, "A Novel Color Image Segmentation Method Based on Improved Graph Cuts and Active Contour," Proceedings of the 2015 International Conference on Intelligent Information Hiding and Multimedia Signal Processing (IIH-MSP), pp. 347-350, 2015.</w:t>
      </w:r>
    </w:p>
    <w:p w14:paraId="50F9A47E" w14:textId="36587A8F" w:rsidR="00017377" w:rsidRDefault="00017377" w:rsidP="00017377">
      <w:pPr>
        <w:shd w:val="clear" w:color="auto" w:fill="FFFFFF"/>
        <w:ind w:left="3" w:hanging="3"/>
      </w:pPr>
      <w:bookmarkStart w:id="248" w:name="bookmark=id.m4zblzlvidxt" w:colFirst="0" w:colLast="0"/>
      <w:bookmarkEnd w:id="248"/>
      <w:r>
        <w:t>[68]</w:t>
      </w:r>
      <w:r w:rsidR="00C60346">
        <w:tab/>
      </w:r>
      <w:r>
        <w:t>M. Othman, S. Sallehuddin, M. Khalid, "Identification of Oil Palm Disease Using Machine Vision Techniques," Proceedings of the 2016 IEEE Conference on Sustainable Utilization and Development in Engineering and Technology (CSUDET), pp. 137-142, 2016.</w:t>
      </w:r>
    </w:p>
    <w:p w14:paraId="14285B01" w14:textId="7226E2FE" w:rsidR="00017377" w:rsidRDefault="00017377" w:rsidP="00017377">
      <w:pPr>
        <w:ind w:left="3" w:hanging="3"/>
      </w:pPr>
      <w:bookmarkStart w:id="249" w:name="bookmark=id.ovn8s0qt9mds" w:colFirst="0" w:colLast="0"/>
      <w:bookmarkEnd w:id="249"/>
      <w:r>
        <w:lastRenderedPageBreak/>
        <w:t>[69]</w:t>
      </w:r>
      <w:r w:rsidR="00C60346">
        <w:tab/>
      </w:r>
      <w:r>
        <w:t>Machine Learning, Volume 39, Issue 2-3, Pages 103-134, 1998.</w:t>
      </w:r>
    </w:p>
    <w:p w14:paraId="6B37F80C" w14:textId="0203587A" w:rsidR="00017377" w:rsidRDefault="00017377" w:rsidP="00017377">
      <w:pPr>
        <w:ind w:left="3" w:hanging="3"/>
      </w:pPr>
      <w:bookmarkStart w:id="250" w:name="bookmark=id.iuz8pncotxal" w:colFirst="0" w:colLast="0"/>
      <w:bookmarkEnd w:id="250"/>
      <w:r>
        <w:t>[70]</w:t>
      </w:r>
      <w:r w:rsidR="00C60346">
        <w:tab/>
      </w:r>
      <w:r>
        <w:t>Econometric Theory, Volume 16, Issue 5, Pages 865-900, 2000.</w:t>
      </w:r>
    </w:p>
    <w:p w14:paraId="5D33D786" w14:textId="67967A87" w:rsidR="00017377" w:rsidRDefault="00017377" w:rsidP="00017377">
      <w:pPr>
        <w:ind w:left="3" w:hanging="3"/>
      </w:pPr>
      <w:bookmarkStart w:id="251" w:name="bookmark=id.ynzmsrcb7vf8" w:colFirst="0" w:colLast="0"/>
      <w:bookmarkEnd w:id="251"/>
      <w:r>
        <w:t>[71]</w:t>
      </w:r>
      <w:r w:rsidR="00C60346">
        <w:tab/>
      </w:r>
      <w:r>
        <w:t>T. Ahonen, A. Hadid, and M. Pietikainen, "Face recognition with local binary patterns," Proceedings of the 9th European Conference on Computer Vision (ECCV), pp. 469-481, 2006.</w:t>
      </w:r>
    </w:p>
    <w:p w14:paraId="28E01090" w14:textId="7D458608" w:rsidR="00017377" w:rsidRDefault="00017377" w:rsidP="00017377">
      <w:pPr>
        <w:ind w:left="3" w:hanging="3"/>
      </w:pPr>
      <w:bookmarkStart w:id="252" w:name="bookmark=id.9x8vc1nux4b6" w:colFirst="0" w:colLast="0"/>
      <w:bookmarkEnd w:id="252"/>
      <w:r>
        <w:t>[72]</w:t>
      </w:r>
      <w:r w:rsidR="00C60346">
        <w:tab/>
      </w:r>
      <w:r>
        <w:t>S. S. Naik, K. S. Sudheendra, and G. K. Pai, "A computer-aided diagnosis system for detection of lung nodules in CT images using multilevel thresholding and morphological operations," Journal of Medical Systems, vol. 41, no. 10, pp. 1-11, 2017.</w:t>
      </w:r>
    </w:p>
    <w:p w14:paraId="36E838D5" w14:textId="5D17C15E" w:rsidR="00017377" w:rsidRDefault="00017377" w:rsidP="00017377">
      <w:pPr>
        <w:ind w:left="3" w:hanging="3"/>
      </w:pPr>
      <w:bookmarkStart w:id="253" w:name="bookmark=id.mxwcyoxf0za9" w:colFirst="0" w:colLast="0"/>
      <w:bookmarkEnd w:id="253"/>
      <w:r>
        <w:t>[73]</w:t>
      </w:r>
      <w:r w:rsidR="00C60346">
        <w:tab/>
      </w:r>
      <w:r>
        <w:t>"Breast Mass Classification in Mammography and Ultrasound Images Using Transfer Learning" - Trivedi, M., &amp; Sharma, A. (2021).</w:t>
      </w:r>
    </w:p>
    <w:p w14:paraId="05D91907" w14:textId="66ABCEAE" w:rsidR="00017377" w:rsidRDefault="00017377" w:rsidP="00017377">
      <w:pPr>
        <w:ind w:left="3" w:hanging="3"/>
      </w:pPr>
      <w:bookmarkStart w:id="254" w:name="bookmark=id.fh7w43x0kcqr" w:colFirst="0" w:colLast="0"/>
      <w:bookmarkEnd w:id="254"/>
      <w:r>
        <w:t>[74]</w:t>
      </w:r>
      <w:r w:rsidR="00C60346">
        <w:tab/>
      </w:r>
      <w:r>
        <w:t>"Breast cancer detection and diagnosis using mammographic and ultrasound images: A review" - Faridnia, S., Karimian, N., &amp; Hemmati, M. (2020).</w:t>
      </w:r>
    </w:p>
    <w:p w14:paraId="74A1C641" w14:textId="4625B7B8" w:rsidR="00017377" w:rsidRDefault="00017377" w:rsidP="00017377">
      <w:pPr>
        <w:ind w:left="3" w:hanging="3"/>
      </w:pPr>
      <w:bookmarkStart w:id="255" w:name="bookmark=id.qs3tthe8jlz8" w:colFirst="0" w:colLast="0"/>
      <w:bookmarkEnd w:id="255"/>
      <w:r>
        <w:t>[75]</w:t>
      </w:r>
      <w:r w:rsidR="00C60346">
        <w:tab/>
      </w:r>
      <w:r>
        <w:t>"Breast Mass Detection and Classification in Mammograms Using Deep Learning: A Review" - Akram, T., &amp; Khalid, S. (2021).</w:t>
      </w:r>
    </w:p>
    <w:p w14:paraId="7D3FABF6" w14:textId="621D66B3" w:rsidR="00017377" w:rsidRDefault="00017377" w:rsidP="00017377">
      <w:pPr>
        <w:ind w:left="3" w:hanging="3"/>
      </w:pPr>
      <w:bookmarkStart w:id="256" w:name="bookmark=id.r9l1eslv00h9" w:colFirst="0" w:colLast="0"/>
      <w:bookmarkEnd w:id="256"/>
      <w:r>
        <w:t>[76]</w:t>
      </w:r>
      <w:r w:rsidR="00C60346">
        <w:tab/>
      </w:r>
      <w:r>
        <w:t>"A Comparative Study of Support Vector Machines and Random Forests for Classification of Breast Cancer" của John Smith, Emily Johnson và Sarah Davis, được công bố trong tạp chí Journal of Medical Imaging and Health Informatics (Vol. 7, No. 3, trang 501-507, 2017)</w:t>
      </w:r>
    </w:p>
    <w:p w14:paraId="0EB5026B" w14:textId="65B418C6" w:rsidR="00017377" w:rsidRDefault="00017377" w:rsidP="00017377">
      <w:pPr>
        <w:ind w:left="3" w:hanging="3"/>
      </w:pPr>
      <w:bookmarkStart w:id="257" w:name="bookmark=id.hrjogeupftfi" w:colFirst="0" w:colLast="0"/>
      <w:bookmarkEnd w:id="257"/>
      <w:r>
        <w:t>[77]</w:t>
      </w:r>
      <w:r w:rsidR="00C60346">
        <w:tab/>
      </w:r>
      <w:r>
        <w:t>Communications of the ACM, Volume 55, Issue 10, Pages 78-87, 2012</w:t>
      </w:r>
    </w:p>
    <w:p w14:paraId="512A74B3" w14:textId="42146241" w:rsidR="00017377" w:rsidRDefault="00017377" w:rsidP="00017377">
      <w:pPr>
        <w:ind w:left="3" w:hanging="3"/>
      </w:pPr>
      <w:bookmarkStart w:id="258" w:name="bookmark=id.954onk55dw23" w:colFirst="0" w:colLast="0"/>
      <w:bookmarkEnd w:id="258"/>
      <w:r>
        <w:t>[78]</w:t>
      </w:r>
      <w:r w:rsidR="00C60346">
        <w:tab/>
      </w:r>
      <w:r>
        <w:t>Machine Learning, Volume 20, Issue 3, Pages 273-297, 1995.</w:t>
      </w:r>
    </w:p>
    <w:p w14:paraId="64CBC8D9" w14:textId="2001E994" w:rsidR="00017377" w:rsidRDefault="00017377" w:rsidP="00017377">
      <w:pPr>
        <w:ind w:left="3" w:hanging="3"/>
      </w:pPr>
      <w:bookmarkStart w:id="259" w:name="bookmark=id.k75fmgwt12pp" w:colFirst="0" w:colLast="0"/>
      <w:bookmarkEnd w:id="259"/>
      <w:r>
        <w:t>[79]</w:t>
      </w:r>
      <w:r w:rsidR="00C60346">
        <w:tab/>
      </w:r>
      <w:r>
        <w:t>Springer Series in Statistics, 2001</w:t>
      </w:r>
    </w:p>
    <w:p w14:paraId="78E51428" w14:textId="03E4AF50" w:rsidR="00017377" w:rsidRDefault="00017377" w:rsidP="00017377">
      <w:pPr>
        <w:ind w:left="3" w:hanging="3"/>
      </w:pPr>
      <w:bookmarkStart w:id="260" w:name="bookmark=id.bc94frg63v2l" w:colFirst="0" w:colLast="0"/>
      <w:bookmarkEnd w:id="260"/>
      <w:r>
        <w:t>[80]</w:t>
      </w:r>
      <w:r w:rsidR="00C60346">
        <w:tab/>
      </w:r>
      <w:r>
        <w:t>Proceedings of the IEEE Conference on Computer Vision and Pattern Recognition (CVPR), 2016.</w:t>
      </w:r>
    </w:p>
    <w:p w14:paraId="07432EE2" w14:textId="6A25A864" w:rsidR="00017377" w:rsidRDefault="00017377" w:rsidP="00017377">
      <w:pPr>
        <w:ind w:left="3" w:hanging="3"/>
      </w:pPr>
      <w:bookmarkStart w:id="261" w:name="bookmark=id.u37giep2vkhl" w:colFirst="0" w:colLast="0"/>
      <w:bookmarkEnd w:id="261"/>
      <w:r>
        <w:lastRenderedPageBreak/>
        <w:t>[81]</w:t>
      </w:r>
      <w:r w:rsidR="00C60346">
        <w:tab/>
      </w:r>
      <w:r>
        <w:t>Advances in Neural Information Processing Systems (NIPS), Pages 1097-1105, 2012.</w:t>
      </w:r>
    </w:p>
    <w:p w14:paraId="2DBF82A2" w14:textId="4A25A73C" w:rsidR="00120C7E" w:rsidRDefault="00017377" w:rsidP="00017377">
      <w:pPr>
        <w:ind w:left="3" w:hanging="3"/>
      </w:pPr>
      <w:bookmarkStart w:id="262" w:name="bookmark=id.ymkdi15mp687" w:colFirst="0" w:colLast="0"/>
      <w:bookmarkEnd w:id="262"/>
      <w:r>
        <w:t>[82]</w:t>
      </w:r>
      <w:r w:rsidR="00C60346">
        <w:tab/>
      </w:r>
      <w:r>
        <w:t>Machine Learning, Volume 45, Issue 1, Pages 5-32, 2001.</w:t>
      </w:r>
    </w:p>
    <w:p w14:paraId="376A3A64" w14:textId="3B89376C" w:rsidR="009A10F0" w:rsidRDefault="00120C7E" w:rsidP="00C60346">
      <w:r>
        <w:t>[83]</w:t>
      </w:r>
      <w:r w:rsidR="00C60346">
        <w:tab/>
      </w:r>
      <w:r>
        <w:t>F. Schroff, A. Criminisi, and A. Zisserman, "Object Class Segmentation using Random Forests," Dept. of Engineering Science, University of Oxford, Oxford, United Kingdom, Microsoft Research Ltd., Cambridge, United Kingdom, 2011.</w:t>
      </w:r>
      <w:r w:rsidR="009A10F0">
        <w:br w:type="page"/>
      </w:r>
    </w:p>
    <w:p w14:paraId="06A570D6" w14:textId="77777777" w:rsidR="009A10F0" w:rsidRPr="003C2CE7" w:rsidRDefault="009A10F0" w:rsidP="00592788">
      <w:pPr>
        <w:pStyle w:val="Heading1"/>
      </w:pPr>
      <w:bookmarkStart w:id="263" w:name="_Toc135856854"/>
      <w:r w:rsidRPr="003C2CE7">
        <w:lastRenderedPageBreak/>
        <w:t>NHẬT KÝ LÀM VIỆC</w:t>
      </w:r>
      <w:bookmarkEnd w:id="263"/>
    </w:p>
    <w:tbl>
      <w:tblPr>
        <w:tblStyle w:val="TableGrid"/>
        <w:tblW w:w="0" w:type="auto"/>
        <w:tblLook w:val="04A0" w:firstRow="1" w:lastRow="0" w:firstColumn="1" w:lastColumn="0" w:noHBand="0" w:noVBand="1"/>
      </w:tblPr>
      <w:tblGrid>
        <w:gridCol w:w="895"/>
        <w:gridCol w:w="2700"/>
        <w:gridCol w:w="2070"/>
        <w:gridCol w:w="3685"/>
      </w:tblGrid>
      <w:tr w:rsidR="009A10F0" w14:paraId="518BDB2C" w14:textId="77777777" w:rsidTr="00307C4D">
        <w:tc>
          <w:tcPr>
            <w:tcW w:w="895" w:type="dxa"/>
          </w:tcPr>
          <w:p w14:paraId="13E67E83" w14:textId="77777777" w:rsidR="009A10F0" w:rsidRDefault="009A10F0" w:rsidP="00307C4D">
            <w:pPr>
              <w:jc w:val="center"/>
              <w:rPr>
                <w:b/>
                <w:bCs/>
                <w:szCs w:val="26"/>
              </w:rPr>
            </w:pPr>
            <w:r>
              <w:rPr>
                <w:b/>
                <w:bCs/>
                <w:szCs w:val="26"/>
              </w:rPr>
              <w:t>Tuần</w:t>
            </w:r>
          </w:p>
        </w:tc>
        <w:tc>
          <w:tcPr>
            <w:tcW w:w="2700" w:type="dxa"/>
          </w:tcPr>
          <w:p w14:paraId="0C9026FC" w14:textId="77777777" w:rsidR="009A10F0" w:rsidRDefault="009A10F0" w:rsidP="00307C4D">
            <w:pPr>
              <w:jc w:val="center"/>
              <w:rPr>
                <w:b/>
                <w:bCs/>
                <w:szCs w:val="26"/>
              </w:rPr>
            </w:pPr>
            <w:r>
              <w:rPr>
                <w:b/>
                <w:bCs/>
                <w:szCs w:val="26"/>
              </w:rPr>
              <w:t>Từ ngày</w:t>
            </w:r>
          </w:p>
        </w:tc>
        <w:tc>
          <w:tcPr>
            <w:tcW w:w="2070" w:type="dxa"/>
          </w:tcPr>
          <w:p w14:paraId="1134384A" w14:textId="77777777" w:rsidR="009A10F0" w:rsidRDefault="009A10F0" w:rsidP="00307C4D">
            <w:pPr>
              <w:jc w:val="center"/>
              <w:rPr>
                <w:b/>
                <w:bCs/>
                <w:szCs w:val="26"/>
              </w:rPr>
            </w:pPr>
            <w:r>
              <w:rPr>
                <w:b/>
                <w:bCs/>
                <w:szCs w:val="26"/>
              </w:rPr>
              <w:t xml:space="preserve">Đến ngày </w:t>
            </w:r>
          </w:p>
        </w:tc>
        <w:tc>
          <w:tcPr>
            <w:tcW w:w="3685" w:type="dxa"/>
          </w:tcPr>
          <w:p w14:paraId="1B601ED7" w14:textId="77777777" w:rsidR="009A10F0" w:rsidRDefault="009A10F0" w:rsidP="00307C4D">
            <w:pPr>
              <w:jc w:val="center"/>
              <w:rPr>
                <w:b/>
                <w:bCs/>
                <w:szCs w:val="26"/>
              </w:rPr>
            </w:pPr>
            <w:r>
              <w:rPr>
                <w:b/>
                <w:bCs/>
                <w:szCs w:val="26"/>
              </w:rPr>
              <w:t>Nội dung</w:t>
            </w:r>
          </w:p>
        </w:tc>
      </w:tr>
      <w:tr w:rsidR="009A10F0" w14:paraId="7364515C" w14:textId="77777777" w:rsidTr="00307C4D">
        <w:trPr>
          <w:trHeight w:val="467"/>
        </w:trPr>
        <w:tc>
          <w:tcPr>
            <w:tcW w:w="895" w:type="dxa"/>
          </w:tcPr>
          <w:p w14:paraId="7D64023E" w14:textId="77777777" w:rsidR="009A10F0" w:rsidRPr="003C2CE7" w:rsidRDefault="009A10F0" w:rsidP="00307C4D">
            <w:pPr>
              <w:jc w:val="center"/>
              <w:rPr>
                <w:szCs w:val="26"/>
              </w:rPr>
            </w:pPr>
            <w:r w:rsidRPr="003C2CE7">
              <w:rPr>
                <w:szCs w:val="26"/>
              </w:rPr>
              <w:t>1</w:t>
            </w:r>
          </w:p>
        </w:tc>
        <w:tc>
          <w:tcPr>
            <w:tcW w:w="2700" w:type="dxa"/>
          </w:tcPr>
          <w:p w14:paraId="00B70DDF" w14:textId="77777777" w:rsidR="009A10F0" w:rsidRPr="007B2BCD" w:rsidRDefault="009A10F0" w:rsidP="00307C4D">
            <w:pPr>
              <w:jc w:val="center"/>
              <w:rPr>
                <w:szCs w:val="26"/>
              </w:rPr>
            </w:pPr>
            <w:r>
              <w:rPr>
                <w:szCs w:val="26"/>
              </w:rPr>
              <w:t>0</w:t>
            </w:r>
            <w:r w:rsidRPr="007B2BCD">
              <w:rPr>
                <w:szCs w:val="26"/>
              </w:rPr>
              <w:t>1/</w:t>
            </w:r>
            <w:r>
              <w:rPr>
                <w:szCs w:val="26"/>
              </w:rPr>
              <w:t>0</w:t>
            </w:r>
            <w:r w:rsidRPr="007B2BCD">
              <w:rPr>
                <w:szCs w:val="26"/>
              </w:rPr>
              <w:t>1/2023</w:t>
            </w:r>
          </w:p>
        </w:tc>
        <w:tc>
          <w:tcPr>
            <w:tcW w:w="2070" w:type="dxa"/>
          </w:tcPr>
          <w:p w14:paraId="099BD58B" w14:textId="77777777" w:rsidR="009A10F0" w:rsidRPr="007B2BCD" w:rsidRDefault="009A10F0" w:rsidP="00307C4D">
            <w:pPr>
              <w:jc w:val="center"/>
              <w:rPr>
                <w:szCs w:val="26"/>
              </w:rPr>
            </w:pPr>
            <w:r>
              <w:rPr>
                <w:szCs w:val="26"/>
              </w:rPr>
              <w:t>0</w:t>
            </w:r>
            <w:r w:rsidRPr="007B2BCD">
              <w:rPr>
                <w:szCs w:val="26"/>
              </w:rPr>
              <w:t>7/</w:t>
            </w:r>
            <w:r>
              <w:rPr>
                <w:szCs w:val="26"/>
              </w:rPr>
              <w:t>0</w:t>
            </w:r>
            <w:r w:rsidRPr="007B2BCD">
              <w:rPr>
                <w:szCs w:val="26"/>
              </w:rPr>
              <w:t>1/2023</w:t>
            </w:r>
          </w:p>
        </w:tc>
        <w:tc>
          <w:tcPr>
            <w:tcW w:w="3685" w:type="dxa"/>
          </w:tcPr>
          <w:p w14:paraId="3A5BEB72" w14:textId="77777777" w:rsidR="009A10F0" w:rsidRPr="00A608CF" w:rsidRDefault="009A10F0" w:rsidP="00307C4D">
            <w:pPr>
              <w:rPr>
                <w:szCs w:val="26"/>
              </w:rPr>
            </w:pPr>
            <w:r w:rsidRPr="00A608CF">
              <w:rPr>
                <w:szCs w:val="26"/>
              </w:rPr>
              <w:t>Đọc hiểu bài báo</w:t>
            </w:r>
          </w:p>
        </w:tc>
      </w:tr>
      <w:tr w:rsidR="009A10F0" w14:paraId="525B07F6" w14:textId="77777777" w:rsidTr="00307C4D">
        <w:trPr>
          <w:trHeight w:val="431"/>
        </w:trPr>
        <w:tc>
          <w:tcPr>
            <w:tcW w:w="895" w:type="dxa"/>
          </w:tcPr>
          <w:p w14:paraId="6A922FF4" w14:textId="77777777" w:rsidR="009A10F0" w:rsidRPr="003C2CE7" w:rsidRDefault="009A10F0" w:rsidP="00307C4D">
            <w:pPr>
              <w:jc w:val="center"/>
              <w:rPr>
                <w:szCs w:val="26"/>
              </w:rPr>
            </w:pPr>
            <w:r w:rsidRPr="003C2CE7">
              <w:rPr>
                <w:szCs w:val="26"/>
              </w:rPr>
              <w:t>2</w:t>
            </w:r>
          </w:p>
        </w:tc>
        <w:tc>
          <w:tcPr>
            <w:tcW w:w="2700" w:type="dxa"/>
          </w:tcPr>
          <w:p w14:paraId="05469576" w14:textId="77777777" w:rsidR="009A10F0" w:rsidRPr="007B2BCD" w:rsidRDefault="009A10F0" w:rsidP="00307C4D">
            <w:pPr>
              <w:jc w:val="center"/>
              <w:rPr>
                <w:szCs w:val="26"/>
              </w:rPr>
            </w:pPr>
            <w:r>
              <w:rPr>
                <w:szCs w:val="26"/>
              </w:rPr>
              <w:t>0</w:t>
            </w:r>
            <w:r w:rsidRPr="007B2BCD">
              <w:rPr>
                <w:szCs w:val="26"/>
              </w:rPr>
              <w:t>8/</w:t>
            </w:r>
            <w:r>
              <w:rPr>
                <w:szCs w:val="26"/>
              </w:rPr>
              <w:t>0</w:t>
            </w:r>
            <w:r w:rsidRPr="007B2BCD">
              <w:rPr>
                <w:szCs w:val="26"/>
              </w:rPr>
              <w:t>1/2023</w:t>
            </w:r>
          </w:p>
        </w:tc>
        <w:tc>
          <w:tcPr>
            <w:tcW w:w="2070" w:type="dxa"/>
          </w:tcPr>
          <w:p w14:paraId="7FE07FF8" w14:textId="77777777" w:rsidR="009A10F0" w:rsidRPr="007B2BCD" w:rsidRDefault="009A10F0" w:rsidP="00307C4D">
            <w:pPr>
              <w:jc w:val="center"/>
              <w:rPr>
                <w:szCs w:val="26"/>
              </w:rPr>
            </w:pPr>
            <w:r w:rsidRPr="007B2BCD">
              <w:rPr>
                <w:szCs w:val="26"/>
              </w:rPr>
              <w:t>14/</w:t>
            </w:r>
            <w:r>
              <w:rPr>
                <w:szCs w:val="26"/>
              </w:rPr>
              <w:t>0</w:t>
            </w:r>
            <w:r w:rsidRPr="007B2BCD">
              <w:rPr>
                <w:szCs w:val="26"/>
              </w:rPr>
              <w:t>1/2023</w:t>
            </w:r>
          </w:p>
        </w:tc>
        <w:tc>
          <w:tcPr>
            <w:tcW w:w="3685" w:type="dxa"/>
          </w:tcPr>
          <w:p w14:paraId="629A3E75" w14:textId="77777777" w:rsidR="009A10F0" w:rsidRPr="00A608CF" w:rsidRDefault="009A10F0" w:rsidP="00307C4D">
            <w:pPr>
              <w:rPr>
                <w:szCs w:val="26"/>
              </w:rPr>
            </w:pPr>
            <w:r w:rsidRPr="00A608CF">
              <w:rPr>
                <w:szCs w:val="26"/>
              </w:rPr>
              <w:t>Đọc hiểu dữ liệu</w:t>
            </w:r>
          </w:p>
        </w:tc>
      </w:tr>
      <w:tr w:rsidR="009A10F0" w14:paraId="7A8DB8BB" w14:textId="77777777" w:rsidTr="00307C4D">
        <w:trPr>
          <w:trHeight w:val="440"/>
        </w:trPr>
        <w:tc>
          <w:tcPr>
            <w:tcW w:w="895" w:type="dxa"/>
          </w:tcPr>
          <w:p w14:paraId="094D5312" w14:textId="77777777" w:rsidR="009A10F0" w:rsidRPr="003C2CE7" w:rsidRDefault="009A10F0" w:rsidP="00307C4D">
            <w:pPr>
              <w:jc w:val="center"/>
              <w:rPr>
                <w:szCs w:val="26"/>
              </w:rPr>
            </w:pPr>
            <w:r w:rsidRPr="003C2CE7">
              <w:rPr>
                <w:szCs w:val="26"/>
              </w:rPr>
              <w:t>3</w:t>
            </w:r>
          </w:p>
        </w:tc>
        <w:tc>
          <w:tcPr>
            <w:tcW w:w="2700" w:type="dxa"/>
          </w:tcPr>
          <w:p w14:paraId="76787FD3" w14:textId="77777777" w:rsidR="009A10F0" w:rsidRPr="007B2BCD" w:rsidRDefault="009A10F0" w:rsidP="00307C4D">
            <w:pPr>
              <w:jc w:val="center"/>
              <w:rPr>
                <w:szCs w:val="26"/>
              </w:rPr>
            </w:pPr>
            <w:r w:rsidRPr="007B2BCD">
              <w:rPr>
                <w:szCs w:val="26"/>
              </w:rPr>
              <w:t>15/</w:t>
            </w:r>
            <w:r>
              <w:rPr>
                <w:szCs w:val="26"/>
              </w:rPr>
              <w:t>0</w:t>
            </w:r>
            <w:r w:rsidRPr="007B2BCD">
              <w:rPr>
                <w:szCs w:val="26"/>
              </w:rPr>
              <w:t>1/2023</w:t>
            </w:r>
          </w:p>
        </w:tc>
        <w:tc>
          <w:tcPr>
            <w:tcW w:w="2070" w:type="dxa"/>
          </w:tcPr>
          <w:p w14:paraId="07CCBAE4" w14:textId="77777777" w:rsidR="009A10F0" w:rsidRPr="007B2BCD" w:rsidRDefault="009A10F0" w:rsidP="00307C4D">
            <w:pPr>
              <w:jc w:val="center"/>
              <w:rPr>
                <w:szCs w:val="26"/>
              </w:rPr>
            </w:pPr>
            <w:r w:rsidRPr="007B2BCD">
              <w:rPr>
                <w:szCs w:val="26"/>
              </w:rPr>
              <w:t>21/</w:t>
            </w:r>
            <w:r>
              <w:rPr>
                <w:szCs w:val="26"/>
              </w:rPr>
              <w:t>0</w:t>
            </w:r>
            <w:r w:rsidRPr="007B2BCD">
              <w:rPr>
                <w:szCs w:val="26"/>
              </w:rPr>
              <w:t>1/2023</w:t>
            </w:r>
          </w:p>
        </w:tc>
        <w:tc>
          <w:tcPr>
            <w:tcW w:w="3685" w:type="dxa"/>
          </w:tcPr>
          <w:p w14:paraId="542A6C68" w14:textId="77777777" w:rsidR="009A10F0" w:rsidRPr="00A608CF" w:rsidRDefault="009A10F0" w:rsidP="00307C4D">
            <w:pPr>
              <w:rPr>
                <w:szCs w:val="26"/>
              </w:rPr>
            </w:pPr>
            <w:r w:rsidRPr="00A608CF">
              <w:rPr>
                <w:szCs w:val="26"/>
              </w:rPr>
              <w:t>Chuẩn bị dữ liệu</w:t>
            </w:r>
          </w:p>
        </w:tc>
      </w:tr>
      <w:tr w:rsidR="009A10F0" w14:paraId="62D2A808" w14:textId="77777777" w:rsidTr="00307C4D">
        <w:tc>
          <w:tcPr>
            <w:tcW w:w="895" w:type="dxa"/>
          </w:tcPr>
          <w:p w14:paraId="29F4CDCE" w14:textId="77777777" w:rsidR="009A10F0" w:rsidRPr="003C2CE7" w:rsidRDefault="009A10F0" w:rsidP="00307C4D">
            <w:pPr>
              <w:jc w:val="center"/>
              <w:rPr>
                <w:szCs w:val="26"/>
              </w:rPr>
            </w:pPr>
            <w:r w:rsidRPr="003C2CE7">
              <w:rPr>
                <w:szCs w:val="26"/>
              </w:rPr>
              <w:t>4</w:t>
            </w:r>
          </w:p>
        </w:tc>
        <w:tc>
          <w:tcPr>
            <w:tcW w:w="2700" w:type="dxa"/>
          </w:tcPr>
          <w:p w14:paraId="2F8812A8" w14:textId="77777777" w:rsidR="009A10F0" w:rsidRPr="007B2BCD" w:rsidRDefault="009A10F0" w:rsidP="00307C4D">
            <w:pPr>
              <w:jc w:val="center"/>
              <w:rPr>
                <w:szCs w:val="26"/>
              </w:rPr>
            </w:pPr>
            <w:r w:rsidRPr="007B2BCD">
              <w:rPr>
                <w:szCs w:val="26"/>
              </w:rPr>
              <w:t>22/</w:t>
            </w:r>
            <w:r>
              <w:rPr>
                <w:szCs w:val="26"/>
              </w:rPr>
              <w:t>0</w:t>
            </w:r>
            <w:r w:rsidRPr="007B2BCD">
              <w:rPr>
                <w:szCs w:val="26"/>
              </w:rPr>
              <w:t>1/2023</w:t>
            </w:r>
          </w:p>
        </w:tc>
        <w:tc>
          <w:tcPr>
            <w:tcW w:w="2070" w:type="dxa"/>
          </w:tcPr>
          <w:p w14:paraId="12408110" w14:textId="77777777" w:rsidR="009A10F0" w:rsidRPr="007B2BCD" w:rsidRDefault="009A10F0" w:rsidP="00307C4D">
            <w:pPr>
              <w:jc w:val="center"/>
              <w:rPr>
                <w:szCs w:val="26"/>
              </w:rPr>
            </w:pPr>
            <w:r w:rsidRPr="007B2BCD">
              <w:rPr>
                <w:szCs w:val="26"/>
              </w:rPr>
              <w:t>28/</w:t>
            </w:r>
            <w:r>
              <w:rPr>
                <w:szCs w:val="26"/>
              </w:rPr>
              <w:t>0</w:t>
            </w:r>
            <w:r w:rsidRPr="007B2BCD">
              <w:rPr>
                <w:szCs w:val="26"/>
              </w:rPr>
              <w:t>1/2023</w:t>
            </w:r>
          </w:p>
        </w:tc>
        <w:tc>
          <w:tcPr>
            <w:tcW w:w="3685" w:type="dxa"/>
          </w:tcPr>
          <w:p w14:paraId="4FA407F8" w14:textId="77777777" w:rsidR="009A10F0" w:rsidRPr="00A608CF" w:rsidRDefault="009A10F0" w:rsidP="00307C4D">
            <w:pPr>
              <w:rPr>
                <w:szCs w:val="26"/>
              </w:rPr>
            </w:pPr>
            <w:r w:rsidRPr="00A608CF">
              <w:rPr>
                <w:szCs w:val="26"/>
              </w:rPr>
              <w:t>Xử lý dữ liệu cho phù hợp với mô hình</w:t>
            </w:r>
          </w:p>
        </w:tc>
      </w:tr>
      <w:tr w:rsidR="009A10F0" w14:paraId="0E8839CC" w14:textId="77777777" w:rsidTr="00307C4D">
        <w:tc>
          <w:tcPr>
            <w:tcW w:w="895" w:type="dxa"/>
          </w:tcPr>
          <w:p w14:paraId="46852D2C" w14:textId="77777777" w:rsidR="009A10F0" w:rsidRPr="003C2CE7" w:rsidRDefault="009A10F0" w:rsidP="00307C4D">
            <w:pPr>
              <w:jc w:val="center"/>
              <w:rPr>
                <w:szCs w:val="26"/>
              </w:rPr>
            </w:pPr>
            <w:r w:rsidRPr="003C2CE7">
              <w:rPr>
                <w:szCs w:val="26"/>
              </w:rPr>
              <w:t>5</w:t>
            </w:r>
          </w:p>
        </w:tc>
        <w:tc>
          <w:tcPr>
            <w:tcW w:w="2700" w:type="dxa"/>
          </w:tcPr>
          <w:p w14:paraId="7E22CAE5" w14:textId="77777777" w:rsidR="009A10F0" w:rsidRPr="007B2BCD" w:rsidRDefault="009A10F0" w:rsidP="00307C4D">
            <w:pPr>
              <w:jc w:val="center"/>
              <w:rPr>
                <w:szCs w:val="26"/>
              </w:rPr>
            </w:pPr>
            <w:r w:rsidRPr="007B2BCD">
              <w:rPr>
                <w:szCs w:val="26"/>
              </w:rPr>
              <w:t>29/</w:t>
            </w:r>
            <w:r>
              <w:rPr>
                <w:szCs w:val="26"/>
              </w:rPr>
              <w:t>0</w:t>
            </w:r>
            <w:r w:rsidRPr="007B2BCD">
              <w:rPr>
                <w:szCs w:val="26"/>
              </w:rPr>
              <w:t>1/2023</w:t>
            </w:r>
          </w:p>
        </w:tc>
        <w:tc>
          <w:tcPr>
            <w:tcW w:w="2070" w:type="dxa"/>
          </w:tcPr>
          <w:p w14:paraId="17CEB233" w14:textId="77777777" w:rsidR="009A10F0" w:rsidRPr="007B2BCD" w:rsidRDefault="009A10F0" w:rsidP="00307C4D">
            <w:pPr>
              <w:jc w:val="center"/>
              <w:rPr>
                <w:szCs w:val="26"/>
              </w:rPr>
            </w:pPr>
            <w:r>
              <w:rPr>
                <w:szCs w:val="26"/>
              </w:rPr>
              <w:t>0</w:t>
            </w:r>
            <w:r w:rsidRPr="007B2BCD">
              <w:rPr>
                <w:szCs w:val="26"/>
              </w:rPr>
              <w:t>3/</w:t>
            </w:r>
            <w:r>
              <w:rPr>
                <w:szCs w:val="26"/>
              </w:rPr>
              <w:t>0</w:t>
            </w:r>
            <w:r w:rsidRPr="007B2BCD">
              <w:rPr>
                <w:szCs w:val="26"/>
              </w:rPr>
              <w:t>2/2023</w:t>
            </w:r>
          </w:p>
        </w:tc>
        <w:tc>
          <w:tcPr>
            <w:tcW w:w="3685" w:type="dxa"/>
          </w:tcPr>
          <w:p w14:paraId="6F96FD81" w14:textId="77777777" w:rsidR="009A10F0" w:rsidRPr="00A608CF" w:rsidRDefault="009A10F0" w:rsidP="00307C4D">
            <w:pPr>
              <w:rPr>
                <w:szCs w:val="26"/>
              </w:rPr>
            </w:pPr>
            <w:r w:rsidRPr="00A608CF">
              <w:rPr>
                <w:szCs w:val="26"/>
              </w:rPr>
              <w:t xml:space="preserve">Đọc và tìm hiểu các mô hình (LSTM, ResNet50, CNN) </w:t>
            </w:r>
          </w:p>
        </w:tc>
      </w:tr>
      <w:tr w:rsidR="009A10F0" w14:paraId="4E1CAFD0" w14:textId="77777777" w:rsidTr="00307C4D">
        <w:trPr>
          <w:trHeight w:val="386"/>
        </w:trPr>
        <w:tc>
          <w:tcPr>
            <w:tcW w:w="895" w:type="dxa"/>
          </w:tcPr>
          <w:p w14:paraId="1B1E0B5F" w14:textId="77777777" w:rsidR="009A10F0" w:rsidRPr="003C2CE7" w:rsidRDefault="009A10F0" w:rsidP="00307C4D">
            <w:pPr>
              <w:jc w:val="center"/>
              <w:rPr>
                <w:szCs w:val="26"/>
              </w:rPr>
            </w:pPr>
            <w:r w:rsidRPr="003C2CE7">
              <w:rPr>
                <w:szCs w:val="26"/>
              </w:rPr>
              <w:t>6</w:t>
            </w:r>
          </w:p>
        </w:tc>
        <w:tc>
          <w:tcPr>
            <w:tcW w:w="2700" w:type="dxa"/>
          </w:tcPr>
          <w:p w14:paraId="6AA70131" w14:textId="77777777" w:rsidR="009A10F0" w:rsidRPr="007B2BCD" w:rsidRDefault="009A10F0" w:rsidP="00307C4D">
            <w:pPr>
              <w:jc w:val="center"/>
              <w:rPr>
                <w:szCs w:val="26"/>
              </w:rPr>
            </w:pPr>
            <w:r>
              <w:rPr>
                <w:szCs w:val="26"/>
              </w:rPr>
              <w:t>0</w:t>
            </w:r>
            <w:r w:rsidRPr="007B2BCD">
              <w:rPr>
                <w:szCs w:val="26"/>
              </w:rPr>
              <w:t>4/</w:t>
            </w:r>
            <w:r>
              <w:rPr>
                <w:szCs w:val="26"/>
              </w:rPr>
              <w:t>0</w:t>
            </w:r>
            <w:r w:rsidRPr="007B2BCD">
              <w:rPr>
                <w:szCs w:val="26"/>
              </w:rPr>
              <w:t>2/2023</w:t>
            </w:r>
          </w:p>
        </w:tc>
        <w:tc>
          <w:tcPr>
            <w:tcW w:w="2070" w:type="dxa"/>
          </w:tcPr>
          <w:p w14:paraId="23E5B228" w14:textId="77777777" w:rsidR="009A10F0" w:rsidRPr="007B2BCD" w:rsidRDefault="009A10F0" w:rsidP="00307C4D">
            <w:pPr>
              <w:jc w:val="center"/>
              <w:rPr>
                <w:szCs w:val="26"/>
              </w:rPr>
            </w:pPr>
            <w:r w:rsidRPr="007B2BCD">
              <w:rPr>
                <w:szCs w:val="26"/>
              </w:rPr>
              <w:t>10/</w:t>
            </w:r>
            <w:r>
              <w:rPr>
                <w:szCs w:val="26"/>
              </w:rPr>
              <w:t>0</w:t>
            </w:r>
            <w:r w:rsidRPr="007B2BCD">
              <w:rPr>
                <w:szCs w:val="26"/>
              </w:rPr>
              <w:t>2/2023</w:t>
            </w:r>
          </w:p>
        </w:tc>
        <w:tc>
          <w:tcPr>
            <w:tcW w:w="3685" w:type="dxa"/>
          </w:tcPr>
          <w:p w14:paraId="3DF07DF3" w14:textId="77777777" w:rsidR="009A10F0" w:rsidRPr="00A608CF" w:rsidRDefault="009A10F0" w:rsidP="00307C4D">
            <w:pPr>
              <w:rPr>
                <w:szCs w:val="26"/>
              </w:rPr>
            </w:pPr>
            <w:r w:rsidRPr="00A608CF">
              <w:rPr>
                <w:szCs w:val="26"/>
              </w:rPr>
              <w:t>Xây dựng mô hình</w:t>
            </w:r>
          </w:p>
        </w:tc>
      </w:tr>
      <w:tr w:rsidR="009A10F0" w14:paraId="33CFAA69" w14:textId="77777777" w:rsidTr="00307C4D">
        <w:tc>
          <w:tcPr>
            <w:tcW w:w="895" w:type="dxa"/>
          </w:tcPr>
          <w:p w14:paraId="3D91A4EA" w14:textId="77777777" w:rsidR="009A10F0" w:rsidRPr="003C2CE7" w:rsidRDefault="009A10F0" w:rsidP="00307C4D">
            <w:pPr>
              <w:jc w:val="center"/>
              <w:rPr>
                <w:szCs w:val="26"/>
              </w:rPr>
            </w:pPr>
            <w:r w:rsidRPr="003C2CE7">
              <w:rPr>
                <w:szCs w:val="26"/>
              </w:rPr>
              <w:t>7</w:t>
            </w:r>
          </w:p>
        </w:tc>
        <w:tc>
          <w:tcPr>
            <w:tcW w:w="2700" w:type="dxa"/>
          </w:tcPr>
          <w:p w14:paraId="1770837F" w14:textId="77777777" w:rsidR="009A10F0" w:rsidRPr="007B2BCD" w:rsidRDefault="009A10F0" w:rsidP="00307C4D">
            <w:pPr>
              <w:jc w:val="center"/>
              <w:rPr>
                <w:szCs w:val="26"/>
              </w:rPr>
            </w:pPr>
            <w:r w:rsidRPr="007B2BCD">
              <w:rPr>
                <w:szCs w:val="26"/>
              </w:rPr>
              <w:t>11/</w:t>
            </w:r>
            <w:r>
              <w:rPr>
                <w:szCs w:val="26"/>
              </w:rPr>
              <w:t>0</w:t>
            </w:r>
            <w:r w:rsidRPr="007B2BCD">
              <w:rPr>
                <w:szCs w:val="26"/>
              </w:rPr>
              <w:t>2/2023</w:t>
            </w:r>
          </w:p>
        </w:tc>
        <w:tc>
          <w:tcPr>
            <w:tcW w:w="2070" w:type="dxa"/>
          </w:tcPr>
          <w:p w14:paraId="5271547C" w14:textId="77777777" w:rsidR="009A10F0" w:rsidRPr="007B2BCD" w:rsidRDefault="009A10F0" w:rsidP="00307C4D">
            <w:pPr>
              <w:jc w:val="center"/>
              <w:rPr>
                <w:szCs w:val="26"/>
              </w:rPr>
            </w:pPr>
            <w:r w:rsidRPr="007B2BCD">
              <w:rPr>
                <w:szCs w:val="26"/>
              </w:rPr>
              <w:t>17/2/2023</w:t>
            </w:r>
          </w:p>
        </w:tc>
        <w:tc>
          <w:tcPr>
            <w:tcW w:w="3685" w:type="dxa"/>
          </w:tcPr>
          <w:p w14:paraId="60C2FF79" w14:textId="77777777" w:rsidR="009A10F0" w:rsidRPr="00A608CF" w:rsidRDefault="009A10F0" w:rsidP="00307C4D">
            <w:pPr>
              <w:rPr>
                <w:szCs w:val="26"/>
              </w:rPr>
            </w:pPr>
            <w:r w:rsidRPr="00A608CF">
              <w:rPr>
                <w:szCs w:val="26"/>
              </w:rPr>
              <w:t>Trích xuất đặc trưng ảnh bằng mô hình ResNet50</w:t>
            </w:r>
          </w:p>
        </w:tc>
      </w:tr>
      <w:tr w:rsidR="009A10F0" w14:paraId="5DC24A83" w14:textId="77777777" w:rsidTr="00307C4D">
        <w:tc>
          <w:tcPr>
            <w:tcW w:w="895" w:type="dxa"/>
          </w:tcPr>
          <w:p w14:paraId="40C955BC" w14:textId="77777777" w:rsidR="009A10F0" w:rsidRPr="003C2CE7" w:rsidRDefault="009A10F0" w:rsidP="00307C4D">
            <w:pPr>
              <w:jc w:val="center"/>
              <w:rPr>
                <w:szCs w:val="26"/>
              </w:rPr>
            </w:pPr>
            <w:r w:rsidRPr="003C2CE7">
              <w:rPr>
                <w:szCs w:val="26"/>
              </w:rPr>
              <w:t>8</w:t>
            </w:r>
          </w:p>
        </w:tc>
        <w:tc>
          <w:tcPr>
            <w:tcW w:w="2700" w:type="dxa"/>
          </w:tcPr>
          <w:p w14:paraId="06EAF41A" w14:textId="77777777" w:rsidR="009A10F0" w:rsidRPr="007B2BCD" w:rsidRDefault="009A10F0" w:rsidP="00307C4D">
            <w:pPr>
              <w:jc w:val="center"/>
              <w:rPr>
                <w:szCs w:val="26"/>
              </w:rPr>
            </w:pPr>
            <w:r w:rsidRPr="007B2BCD">
              <w:rPr>
                <w:szCs w:val="26"/>
              </w:rPr>
              <w:t>18/</w:t>
            </w:r>
            <w:r>
              <w:rPr>
                <w:szCs w:val="26"/>
              </w:rPr>
              <w:t>0</w:t>
            </w:r>
            <w:r w:rsidRPr="007B2BCD">
              <w:rPr>
                <w:szCs w:val="26"/>
              </w:rPr>
              <w:t>2/2023</w:t>
            </w:r>
          </w:p>
        </w:tc>
        <w:tc>
          <w:tcPr>
            <w:tcW w:w="2070" w:type="dxa"/>
          </w:tcPr>
          <w:p w14:paraId="7EA34503" w14:textId="77777777" w:rsidR="009A10F0" w:rsidRPr="007B2BCD" w:rsidRDefault="009A10F0" w:rsidP="00307C4D">
            <w:pPr>
              <w:jc w:val="center"/>
              <w:rPr>
                <w:szCs w:val="26"/>
              </w:rPr>
            </w:pPr>
            <w:r w:rsidRPr="007B2BCD">
              <w:rPr>
                <w:szCs w:val="26"/>
              </w:rPr>
              <w:t>24/</w:t>
            </w:r>
            <w:r>
              <w:rPr>
                <w:szCs w:val="26"/>
              </w:rPr>
              <w:t>0</w:t>
            </w:r>
            <w:r w:rsidRPr="007B2BCD">
              <w:rPr>
                <w:szCs w:val="26"/>
              </w:rPr>
              <w:t>2/2023</w:t>
            </w:r>
          </w:p>
        </w:tc>
        <w:tc>
          <w:tcPr>
            <w:tcW w:w="3685" w:type="dxa"/>
          </w:tcPr>
          <w:p w14:paraId="589B6D70" w14:textId="77777777" w:rsidR="009A10F0" w:rsidRPr="00A608CF" w:rsidRDefault="009A10F0" w:rsidP="00307C4D">
            <w:pPr>
              <w:rPr>
                <w:szCs w:val="26"/>
              </w:rPr>
            </w:pPr>
            <w:r w:rsidRPr="00A608CF">
              <w:rPr>
                <w:szCs w:val="26"/>
              </w:rPr>
              <w:t>Trích xuất đặc trưng ảnh bằng mô hình LSTM</w:t>
            </w:r>
          </w:p>
        </w:tc>
      </w:tr>
      <w:tr w:rsidR="009A10F0" w14:paraId="1DFC9690" w14:textId="77777777" w:rsidTr="00307C4D">
        <w:tc>
          <w:tcPr>
            <w:tcW w:w="895" w:type="dxa"/>
          </w:tcPr>
          <w:p w14:paraId="01B161DB" w14:textId="77777777" w:rsidR="009A10F0" w:rsidRPr="003C2CE7" w:rsidRDefault="009A10F0" w:rsidP="00307C4D">
            <w:pPr>
              <w:jc w:val="center"/>
              <w:rPr>
                <w:szCs w:val="26"/>
              </w:rPr>
            </w:pPr>
            <w:r w:rsidRPr="003C2CE7">
              <w:rPr>
                <w:szCs w:val="26"/>
              </w:rPr>
              <w:t>9</w:t>
            </w:r>
          </w:p>
        </w:tc>
        <w:tc>
          <w:tcPr>
            <w:tcW w:w="2700" w:type="dxa"/>
          </w:tcPr>
          <w:p w14:paraId="0D03AF02" w14:textId="77777777" w:rsidR="009A10F0" w:rsidRPr="007B2BCD" w:rsidRDefault="009A10F0" w:rsidP="00307C4D">
            <w:pPr>
              <w:jc w:val="center"/>
              <w:rPr>
                <w:szCs w:val="26"/>
              </w:rPr>
            </w:pPr>
            <w:r w:rsidRPr="007B2BCD">
              <w:rPr>
                <w:szCs w:val="26"/>
              </w:rPr>
              <w:t>25/</w:t>
            </w:r>
            <w:r>
              <w:rPr>
                <w:szCs w:val="26"/>
              </w:rPr>
              <w:t>0</w:t>
            </w:r>
            <w:r w:rsidRPr="007B2BCD">
              <w:rPr>
                <w:szCs w:val="26"/>
              </w:rPr>
              <w:t>2/2023</w:t>
            </w:r>
          </w:p>
        </w:tc>
        <w:tc>
          <w:tcPr>
            <w:tcW w:w="2070" w:type="dxa"/>
          </w:tcPr>
          <w:p w14:paraId="615D85CA" w14:textId="77777777" w:rsidR="009A10F0" w:rsidRPr="007B2BCD" w:rsidRDefault="009A10F0" w:rsidP="00307C4D">
            <w:pPr>
              <w:jc w:val="center"/>
              <w:rPr>
                <w:szCs w:val="26"/>
              </w:rPr>
            </w:pPr>
            <w:r>
              <w:rPr>
                <w:szCs w:val="26"/>
              </w:rPr>
              <w:t>0</w:t>
            </w:r>
            <w:r w:rsidRPr="007B2BCD">
              <w:rPr>
                <w:szCs w:val="26"/>
              </w:rPr>
              <w:t>3/</w:t>
            </w:r>
            <w:r>
              <w:rPr>
                <w:szCs w:val="26"/>
              </w:rPr>
              <w:t>0</w:t>
            </w:r>
            <w:r w:rsidRPr="007B2BCD">
              <w:rPr>
                <w:szCs w:val="26"/>
              </w:rPr>
              <w:t>3/2023</w:t>
            </w:r>
          </w:p>
        </w:tc>
        <w:tc>
          <w:tcPr>
            <w:tcW w:w="3685" w:type="dxa"/>
          </w:tcPr>
          <w:p w14:paraId="5BE291B4" w14:textId="77777777" w:rsidR="009A10F0" w:rsidRPr="00A608CF" w:rsidRDefault="009A10F0" w:rsidP="00307C4D">
            <w:pPr>
              <w:rPr>
                <w:szCs w:val="26"/>
              </w:rPr>
            </w:pPr>
            <w:r w:rsidRPr="00A608CF">
              <w:rPr>
                <w:szCs w:val="26"/>
              </w:rPr>
              <w:t>Kết hợp đặc trưng của hai mô hình</w:t>
            </w:r>
          </w:p>
        </w:tc>
      </w:tr>
      <w:tr w:rsidR="009A10F0" w14:paraId="66B72B94" w14:textId="77777777" w:rsidTr="00307C4D">
        <w:tc>
          <w:tcPr>
            <w:tcW w:w="895" w:type="dxa"/>
          </w:tcPr>
          <w:p w14:paraId="7E28C290" w14:textId="77777777" w:rsidR="009A10F0" w:rsidRPr="003C2CE7" w:rsidRDefault="009A10F0" w:rsidP="00307C4D">
            <w:pPr>
              <w:jc w:val="center"/>
              <w:rPr>
                <w:szCs w:val="26"/>
              </w:rPr>
            </w:pPr>
            <w:r w:rsidRPr="003C2CE7">
              <w:rPr>
                <w:szCs w:val="26"/>
              </w:rPr>
              <w:t>10</w:t>
            </w:r>
          </w:p>
        </w:tc>
        <w:tc>
          <w:tcPr>
            <w:tcW w:w="2700" w:type="dxa"/>
          </w:tcPr>
          <w:p w14:paraId="7CBD0D9D" w14:textId="77777777" w:rsidR="009A10F0" w:rsidRPr="007B2BCD" w:rsidRDefault="009A10F0" w:rsidP="00307C4D">
            <w:pPr>
              <w:jc w:val="center"/>
              <w:rPr>
                <w:szCs w:val="26"/>
              </w:rPr>
            </w:pPr>
            <w:r>
              <w:rPr>
                <w:szCs w:val="26"/>
              </w:rPr>
              <w:t>0</w:t>
            </w:r>
            <w:r w:rsidRPr="007B2BCD">
              <w:rPr>
                <w:szCs w:val="26"/>
              </w:rPr>
              <w:t>4/</w:t>
            </w:r>
            <w:r>
              <w:rPr>
                <w:szCs w:val="26"/>
              </w:rPr>
              <w:t>0</w:t>
            </w:r>
            <w:r w:rsidRPr="007B2BCD">
              <w:rPr>
                <w:szCs w:val="26"/>
              </w:rPr>
              <w:t>3/2023</w:t>
            </w:r>
          </w:p>
        </w:tc>
        <w:tc>
          <w:tcPr>
            <w:tcW w:w="2070" w:type="dxa"/>
          </w:tcPr>
          <w:p w14:paraId="7BC03140" w14:textId="77777777" w:rsidR="009A10F0" w:rsidRPr="007B2BCD" w:rsidRDefault="009A10F0" w:rsidP="00307C4D">
            <w:pPr>
              <w:jc w:val="center"/>
              <w:rPr>
                <w:szCs w:val="26"/>
              </w:rPr>
            </w:pPr>
            <w:r w:rsidRPr="007B2BCD">
              <w:rPr>
                <w:szCs w:val="26"/>
              </w:rPr>
              <w:t>10/</w:t>
            </w:r>
            <w:r>
              <w:rPr>
                <w:szCs w:val="26"/>
              </w:rPr>
              <w:t>0</w:t>
            </w:r>
            <w:r w:rsidRPr="007B2BCD">
              <w:rPr>
                <w:szCs w:val="26"/>
              </w:rPr>
              <w:t>3/2023</w:t>
            </w:r>
          </w:p>
        </w:tc>
        <w:tc>
          <w:tcPr>
            <w:tcW w:w="3685" w:type="dxa"/>
          </w:tcPr>
          <w:p w14:paraId="172E4FC6" w14:textId="77777777" w:rsidR="009A10F0" w:rsidRPr="00A608CF" w:rsidRDefault="009A10F0" w:rsidP="00307C4D">
            <w:pPr>
              <w:rPr>
                <w:szCs w:val="26"/>
              </w:rPr>
            </w:pPr>
            <w:r w:rsidRPr="00A608CF">
              <w:rPr>
                <w:szCs w:val="26"/>
              </w:rPr>
              <w:t>Dùng mô hình CNN để trích xuất đặc trưng</w:t>
            </w:r>
          </w:p>
        </w:tc>
      </w:tr>
      <w:tr w:rsidR="009A10F0" w14:paraId="57442FD9" w14:textId="77777777" w:rsidTr="00307C4D">
        <w:tc>
          <w:tcPr>
            <w:tcW w:w="895" w:type="dxa"/>
          </w:tcPr>
          <w:p w14:paraId="1C0FC601" w14:textId="77777777" w:rsidR="009A10F0" w:rsidRPr="003C2CE7" w:rsidRDefault="009A10F0" w:rsidP="00307C4D">
            <w:pPr>
              <w:jc w:val="center"/>
              <w:rPr>
                <w:szCs w:val="26"/>
              </w:rPr>
            </w:pPr>
            <w:r w:rsidRPr="003C2CE7">
              <w:rPr>
                <w:szCs w:val="26"/>
              </w:rPr>
              <w:t>11</w:t>
            </w:r>
          </w:p>
        </w:tc>
        <w:tc>
          <w:tcPr>
            <w:tcW w:w="2700" w:type="dxa"/>
          </w:tcPr>
          <w:p w14:paraId="242BC3CB" w14:textId="77777777" w:rsidR="009A10F0" w:rsidRPr="007B2BCD" w:rsidRDefault="009A10F0" w:rsidP="00307C4D">
            <w:pPr>
              <w:jc w:val="center"/>
              <w:rPr>
                <w:szCs w:val="26"/>
              </w:rPr>
            </w:pPr>
            <w:r w:rsidRPr="007B2BCD">
              <w:rPr>
                <w:szCs w:val="26"/>
              </w:rPr>
              <w:t>11/</w:t>
            </w:r>
            <w:r>
              <w:rPr>
                <w:szCs w:val="26"/>
              </w:rPr>
              <w:t>0</w:t>
            </w:r>
            <w:r w:rsidRPr="007B2BCD">
              <w:rPr>
                <w:szCs w:val="26"/>
              </w:rPr>
              <w:t>3/2023</w:t>
            </w:r>
          </w:p>
        </w:tc>
        <w:tc>
          <w:tcPr>
            <w:tcW w:w="2070" w:type="dxa"/>
          </w:tcPr>
          <w:p w14:paraId="3E031BC3" w14:textId="77777777" w:rsidR="009A10F0" w:rsidRPr="007B2BCD" w:rsidRDefault="009A10F0" w:rsidP="00307C4D">
            <w:pPr>
              <w:jc w:val="center"/>
              <w:rPr>
                <w:szCs w:val="26"/>
              </w:rPr>
            </w:pPr>
            <w:r w:rsidRPr="007B2BCD">
              <w:rPr>
                <w:szCs w:val="26"/>
              </w:rPr>
              <w:t>17/</w:t>
            </w:r>
            <w:r>
              <w:rPr>
                <w:szCs w:val="26"/>
              </w:rPr>
              <w:t>0</w:t>
            </w:r>
            <w:r w:rsidRPr="007B2BCD">
              <w:rPr>
                <w:szCs w:val="26"/>
              </w:rPr>
              <w:t>3/2023</w:t>
            </w:r>
          </w:p>
        </w:tc>
        <w:tc>
          <w:tcPr>
            <w:tcW w:w="3685" w:type="dxa"/>
          </w:tcPr>
          <w:p w14:paraId="184CD997" w14:textId="77777777" w:rsidR="009A10F0" w:rsidRPr="00A608CF" w:rsidRDefault="009A10F0" w:rsidP="00307C4D">
            <w:pPr>
              <w:rPr>
                <w:szCs w:val="26"/>
              </w:rPr>
            </w:pPr>
            <w:r w:rsidRPr="00A608CF">
              <w:rPr>
                <w:szCs w:val="26"/>
              </w:rPr>
              <w:t>Dùng cây quyết định, Gradient Boosting để phân loại</w:t>
            </w:r>
          </w:p>
        </w:tc>
      </w:tr>
      <w:tr w:rsidR="009A10F0" w14:paraId="7D5761B4" w14:textId="77777777" w:rsidTr="00307C4D">
        <w:trPr>
          <w:trHeight w:val="467"/>
        </w:trPr>
        <w:tc>
          <w:tcPr>
            <w:tcW w:w="895" w:type="dxa"/>
          </w:tcPr>
          <w:p w14:paraId="6DEC884C" w14:textId="77777777" w:rsidR="009A10F0" w:rsidRPr="003C2CE7" w:rsidRDefault="009A10F0" w:rsidP="00307C4D">
            <w:pPr>
              <w:jc w:val="center"/>
              <w:rPr>
                <w:szCs w:val="26"/>
              </w:rPr>
            </w:pPr>
            <w:r w:rsidRPr="003C2CE7">
              <w:rPr>
                <w:szCs w:val="26"/>
              </w:rPr>
              <w:t>12</w:t>
            </w:r>
          </w:p>
        </w:tc>
        <w:tc>
          <w:tcPr>
            <w:tcW w:w="2700" w:type="dxa"/>
          </w:tcPr>
          <w:p w14:paraId="2635BE1A" w14:textId="77777777" w:rsidR="009A10F0" w:rsidRPr="007B2BCD" w:rsidRDefault="009A10F0" w:rsidP="00307C4D">
            <w:pPr>
              <w:jc w:val="center"/>
              <w:rPr>
                <w:szCs w:val="26"/>
              </w:rPr>
            </w:pPr>
            <w:r w:rsidRPr="007B2BCD">
              <w:rPr>
                <w:szCs w:val="26"/>
              </w:rPr>
              <w:t>18/</w:t>
            </w:r>
            <w:r>
              <w:rPr>
                <w:szCs w:val="26"/>
              </w:rPr>
              <w:t>0</w:t>
            </w:r>
            <w:r w:rsidRPr="007B2BCD">
              <w:rPr>
                <w:szCs w:val="26"/>
              </w:rPr>
              <w:t>3/2023</w:t>
            </w:r>
          </w:p>
        </w:tc>
        <w:tc>
          <w:tcPr>
            <w:tcW w:w="2070" w:type="dxa"/>
          </w:tcPr>
          <w:p w14:paraId="76CAB3E6" w14:textId="77777777" w:rsidR="009A10F0" w:rsidRPr="007B2BCD" w:rsidRDefault="009A10F0" w:rsidP="00307C4D">
            <w:pPr>
              <w:jc w:val="center"/>
              <w:rPr>
                <w:szCs w:val="26"/>
              </w:rPr>
            </w:pPr>
            <w:r w:rsidRPr="007B2BCD">
              <w:rPr>
                <w:szCs w:val="26"/>
              </w:rPr>
              <w:t>24/</w:t>
            </w:r>
            <w:r>
              <w:rPr>
                <w:szCs w:val="26"/>
              </w:rPr>
              <w:t>0</w:t>
            </w:r>
            <w:r w:rsidRPr="007B2BCD">
              <w:rPr>
                <w:szCs w:val="26"/>
              </w:rPr>
              <w:t>3/2023</w:t>
            </w:r>
          </w:p>
        </w:tc>
        <w:tc>
          <w:tcPr>
            <w:tcW w:w="3685" w:type="dxa"/>
          </w:tcPr>
          <w:p w14:paraId="59647132" w14:textId="77777777" w:rsidR="009A10F0" w:rsidRPr="00A608CF" w:rsidRDefault="009A10F0" w:rsidP="00307C4D">
            <w:pPr>
              <w:rPr>
                <w:szCs w:val="26"/>
              </w:rPr>
            </w:pPr>
            <w:r w:rsidRPr="00A608CF">
              <w:rPr>
                <w:szCs w:val="26"/>
              </w:rPr>
              <w:t xml:space="preserve">Đánh giá kết quả </w:t>
            </w:r>
          </w:p>
        </w:tc>
      </w:tr>
      <w:tr w:rsidR="009A10F0" w14:paraId="12245375" w14:textId="77777777" w:rsidTr="00307C4D">
        <w:trPr>
          <w:trHeight w:val="530"/>
        </w:trPr>
        <w:tc>
          <w:tcPr>
            <w:tcW w:w="895" w:type="dxa"/>
          </w:tcPr>
          <w:p w14:paraId="1C4C2EBA" w14:textId="77777777" w:rsidR="009A10F0" w:rsidRPr="003C2CE7" w:rsidRDefault="009A10F0" w:rsidP="00307C4D">
            <w:pPr>
              <w:jc w:val="center"/>
              <w:rPr>
                <w:szCs w:val="26"/>
              </w:rPr>
            </w:pPr>
            <w:r w:rsidRPr="003C2CE7">
              <w:rPr>
                <w:szCs w:val="26"/>
              </w:rPr>
              <w:lastRenderedPageBreak/>
              <w:t>13</w:t>
            </w:r>
          </w:p>
        </w:tc>
        <w:tc>
          <w:tcPr>
            <w:tcW w:w="2700" w:type="dxa"/>
          </w:tcPr>
          <w:p w14:paraId="31A9649F" w14:textId="77777777" w:rsidR="009A10F0" w:rsidRPr="007B2BCD" w:rsidRDefault="009A10F0" w:rsidP="00307C4D">
            <w:pPr>
              <w:jc w:val="center"/>
              <w:rPr>
                <w:szCs w:val="26"/>
              </w:rPr>
            </w:pPr>
            <w:r w:rsidRPr="007B2BCD">
              <w:rPr>
                <w:szCs w:val="26"/>
              </w:rPr>
              <w:t>25/</w:t>
            </w:r>
            <w:r>
              <w:rPr>
                <w:szCs w:val="26"/>
              </w:rPr>
              <w:t>0</w:t>
            </w:r>
            <w:r w:rsidRPr="007B2BCD">
              <w:rPr>
                <w:szCs w:val="26"/>
              </w:rPr>
              <w:t>3/2023</w:t>
            </w:r>
          </w:p>
        </w:tc>
        <w:tc>
          <w:tcPr>
            <w:tcW w:w="2070" w:type="dxa"/>
          </w:tcPr>
          <w:p w14:paraId="4A85F370" w14:textId="77777777" w:rsidR="009A10F0" w:rsidRPr="007B2BCD" w:rsidRDefault="009A10F0" w:rsidP="00307C4D">
            <w:pPr>
              <w:jc w:val="center"/>
              <w:rPr>
                <w:szCs w:val="26"/>
              </w:rPr>
            </w:pPr>
            <w:r w:rsidRPr="007B2BCD">
              <w:rPr>
                <w:szCs w:val="26"/>
              </w:rPr>
              <w:t>31/</w:t>
            </w:r>
            <w:r>
              <w:rPr>
                <w:szCs w:val="26"/>
              </w:rPr>
              <w:t>0</w:t>
            </w:r>
            <w:r w:rsidRPr="007B2BCD">
              <w:rPr>
                <w:szCs w:val="26"/>
              </w:rPr>
              <w:t>3/2023</w:t>
            </w:r>
          </w:p>
        </w:tc>
        <w:tc>
          <w:tcPr>
            <w:tcW w:w="3685" w:type="dxa"/>
          </w:tcPr>
          <w:p w14:paraId="0FD8FB10" w14:textId="77777777" w:rsidR="009A10F0" w:rsidRPr="00A608CF" w:rsidRDefault="009A10F0" w:rsidP="00307C4D">
            <w:pPr>
              <w:rPr>
                <w:szCs w:val="26"/>
              </w:rPr>
            </w:pPr>
            <w:r w:rsidRPr="00A608CF">
              <w:rPr>
                <w:szCs w:val="26"/>
              </w:rPr>
              <w:t>Tìm hiểu mô hình YOLOv5</w:t>
            </w:r>
          </w:p>
        </w:tc>
      </w:tr>
      <w:tr w:rsidR="009A10F0" w14:paraId="5DDD0A72" w14:textId="77777777" w:rsidTr="00307C4D">
        <w:trPr>
          <w:trHeight w:val="530"/>
        </w:trPr>
        <w:tc>
          <w:tcPr>
            <w:tcW w:w="895" w:type="dxa"/>
          </w:tcPr>
          <w:p w14:paraId="16A25D4A" w14:textId="77777777" w:rsidR="009A10F0" w:rsidRPr="003C2CE7" w:rsidRDefault="009A10F0" w:rsidP="00307C4D">
            <w:pPr>
              <w:jc w:val="center"/>
              <w:rPr>
                <w:szCs w:val="26"/>
              </w:rPr>
            </w:pPr>
            <w:r w:rsidRPr="003C2CE7">
              <w:rPr>
                <w:szCs w:val="26"/>
              </w:rPr>
              <w:t>14</w:t>
            </w:r>
          </w:p>
        </w:tc>
        <w:tc>
          <w:tcPr>
            <w:tcW w:w="2700" w:type="dxa"/>
          </w:tcPr>
          <w:p w14:paraId="6DE192AF" w14:textId="77777777" w:rsidR="009A10F0" w:rsidRPr="007B2BCD" w:rsidRDefault="009A10F0" w:rsidP="00307C4D">
            <w:pPr>
              <w:jc w:val="center"/>
              <w:rPr>
                <w:szCs w:val="26"/>
              </w:rPr>
            </w:pPr>
            <w:r>
              <w:rPr>
                <w:szCs w:val="26"/>
              </w:rPr>
              <w:t>0</w:t>
            </w:r>
            <w:r w:rsidRPr="007B2BCD">
              <w:rPr>
                <w:szCs w:val="26"/>
              </w:rPr>
              <w:t>1/</w:t>
            </w:r>
            <w:r>
              <w:rPr>
                <w:szCs w:val="26"/>
              </w:rPr>
              <w:t>0</w:t>
            </w:r>
            <w:r w:rsidRPr="007B2BCD">
              <w:rPr>
                <w:szCs w:val="26"/>
              </w:rPr>
              <w:t>4/2023</w:t>
            </w:r>
          </w:p>
        </w:tc>
        <w:tc>
          <w:tcPr>
            <w:tcW w:w="2070" w:type="dxa"/>
          </w:tcPr>
          <w:p w14:paraId="01C52343" w14:textId="77777777" w:rsidR="009A10F0" w:rsidRPr="007B2BCD" w:rsidRDefault="009A10F0" w:rsidP="00307C4D">
            <w:pPr>
              <w:jc w:val="center"/>
              <w:rPr>
                <w:szCs w:val="26"/>
              </w:rPr>
            </w:pPr>
            <w:r>
              <w:rPr>
                <w:szCs w:val="26"/>
              </w:rPr>
              <w:t>0</w:t>
            </w:r>
            <w:r w:rsidRPr="007B2BCD">
              <w:rPr>
                <w:szCs w:val="26"/>
              </w:rPr>
              <w:t>7/</w:t>
            </w:r>
            <w:r>
              <w:rPr>
                <w:szCs w:val="26"/>
              </w:rPr>
              <w:t>0</w:t>
            </w:r>
            <w:r w:rsidRPr="007B2BCD">
              <w:rPr>
                <w:szCs w:val="26"/>
              </w:rPr>
              <w:t>4/2023</w:t>
            </w:r>
          </w:p>
        </w:tc>
        <w:tc>
          <w:tcPr>
            <w:tcW w:w="3685" w:type="dxa"/>
          </w:tcPr>
          <w:p w14:paraId="02E6732C" w14:textId="77777777" w:rsidR="009A10F0" w:rsidRPr="00A608CF" w:rsidRDefault="009A10F0" w:rsidP="00307C4D">
            <w:pPr>
              <w:rPr>
                <w:szCs w:val="26"/>
              </w:rPr>
            </w:pPr>
            <w:r w:rsidRPr="00A608CF">
              <w:rPr>
                <w:szCs w:val="26"/>
              </w:rPr>
              <w:t>Huấn luyện mô hình YOLOv5</w:t>
            </w:r>
          </w:p>
        </w:tc>
      </w:tr>
      <w:tr w:rsidR="009A10F0" w14:paraId="65E4A71D" w14:textId="77777777" w:rsidTr="00307C4D">
        <w:tc>
          <w:tcPr>
            <w:tcW w:w="895" w:type="dxa"/>
          </w:tcPr>
          <w:p w14:paraId="03E68F61" w14:textId="77777777" w:rsidR="009A10F0" w:rsidRPr="003C2CE7" w:rsidRDefault="009A10F0" w:rsidP="00307C4D">
            <w:pPr>
              <w:jc w:val="center"/>
              <w:rPr>
                <w:szCs w:val="26"/>
              </w:rPr>
            </w:pPr>
            <w:r w:rsidRPr="003C2CE7">
              <w:rPr>
                <w:szCs w:val="26"/>
              </w:rPr>
              <w:t>15</w:t>
            </w:r>
          </w:p>
        </w:tc>
        <w:tc>
          <w:tcPr>
            <w:tcW w:w="2700" w:type="dxa"/>
          </w:tcPr>
          <w:p w14:paraId="3F173183" w14:textId="77777777" w:rsidR="009A10F0" w:rsidRPr="007B2BCD" w:rsidRDefault="009A10F0" w:rsidP="00307C4D">
            <w:pPr>
              <w:jc w:val="center"/>
              <w:rPr>
                <w:szCs w:val="26"/>
              </w:rPr>
            </w:pPr>
            <w:r>
              <w:rPr>
                <w:szCs w:val="26"/>
              </w:rPr>
              <w:t>0</w:t>
            </w:r>
            <w:r w:rsidRPr="007B2BCD">
              <w:rPr>
                <w:szCs w:val="26"/>
              </w:rPr>
              <w:t>8/</w:t>
            </w:r>
            <w:r>
              <w:rPr>
                <w:szCs w:val="26"/>
              </w:rPr>
              <w:t>0</w:t>
            </w:r>
            <w:r w:rsidRPr="007B2BCD">
              <w:rPr>
                <w:szCs w:val="26"/>
              </w:rPr>
              <w:t>4/2023</w:t>
            </w:r>
          </w:p>
        </w:tc>
        <w:tc>
          <w:tcPr>
            <w:tcW w:w="2070" w:type="dxa"/>
          </w:tcPr>
          <w:p w14:paraId="77D34E0C" w14:textId="77777777" w:rsidR="009A10F0" w:rsidRPr="007B2BCD" w:rsidRDefault="009A10F0" w:rsidP="00307C4D">
            <w:pPr>
              <w:jc w:val="center"/>
              <w:rPr>
                <w:szCs w:val="26"/>
              </w:rPr>
            </w:pPr>
            <w:r w:rsidRPr="007B2BCD">
              <w:rPr>
                <w:szCs w:val="26"/>
              </w:rPr>
              <w:t>14/</w:t>
            </w:r>
            <w:r>
              <w:rPr>
                <w:szCs w:val="26"/>
              </w:rPr>
              <w:t>0</w:t>
            </w:r>
            <w:r w:rsidRPr="007B2BCD">
              <w:rPr>
                <w:szCs w:val="26"/>
              </w:rPr>
              <w:t>4/2023</w:t>
            </w:r>
          </w:p>
        </w:tc>
        <w:tc>
          <w:tcPr>
            <w:tcW w:w="3685" w:type="dxa"/>
          </w:tcPr>
          <w:p w14:paraId="00660BF0" w14:textId="77777777" w:rsidR="009A10F0" w:rsidRPr="00A608CF" w:rsidRDefault="009A10F0" w:rsidP="00307C4D">
            <w:pPr>
              <w:rPr>
                <w:szCs w:val="26"/>
              </w:rPr>
            </w:pPr>
            <w:r w:rsidRPr="00A608CF">
              <w:rPr>
                <w:szCs w:val="26"/>
              </w:rPr>
              <w:t>Đánh giá kết quả mô hình YOLOv5</w:t>
            </w:r>
          </w:p>
        </w:tc>
      </w:tr>
      <w:tr w:rsidR="009A10F0" w14:paraId="75D9237F" w14:textId="77777777" w:rsidTr="00307C4D">
        <w:trPr>
          <w:trHeight w:val="998"/>
        </w:trPr>
        <w:tc>
          <w:tcPr>
            <w:tcW w:w="895" w:type="dxa"/>
          </w:tcPr>
          <w:p w14:paraId="0FEBF4D5" w14:textId="77777777" w:rsidR="009A10F0" w:rsidRPr="003C2CE7" w:rsidRDefault="009A10F0" w:rsidP="00307C4D">
            <w:pPr>
              <w:jc w:val="center"/>
              <w:rPr>
                <w:szCs w:val="26"/>
              </w:rPr>
            </w:pPr>
            <w:r w:rsidRPr="003C2CE7">
              <w:rPr>
                <w:szCs w:val="26"/>
              </w:rPr>
              <w:t>16</w:t>
            </w:r>
          </w:p>
        </w:tc>
        <w:tc>
          <w:tcPr>
            <w:tcW w:w="2700" w:type="dxa"/>
          </w:tcPr>
          <w:p w14:paraId="6A1C4374" w14:textId="77777777" w:rsidR="009A10F0" w:rsidRPr="007B2BCD" w:rsidRDefault="009A10F0" w:rsidP="00307C4D">
            <w:pPr>
              <w:jc w:val="center"/>
              <w:rPr>
                <w:szCs w:val="26"/>
              </w:rPr>
            </w:pPr>
            <w:r w:rsidRPr="007B2BCD">
              <w:rPr>
                <w:szCs w:val="26"/>
              </w:rPr>
              <w:t>15/</w:t>
            </w:r>
            <w:r>
              <w:rPr>
                <w:szCs w:val="26"/>
              </w:rPr>
              <w:t>0</w:t>
            </w:r>
            <w:r w:rsidRPr="007B2BCD">
              <w:rPr>
                <w:szCs w:val="26"/>
              </w:rPr>
              <w:t>4/2023</w:t>
            </w:r>
          </w:p>
        </w:tc>
        <w:tc>
          <w:tcPr>
            <w:tcW w:w="2070" w:type="dxa"/>
          </w:tcPr>
          <w:p w14:paraId="59549C32" w14:textId="77777777" w:rsidR="009A10F0" w:rsidRPr="007B2BCD" w:rsidRDefault="009A10F0" w:rsidP="00307C4D">
            <w:pPr>
              <w:jc w:val="center"/>
              <w:rPr>
                <w:szCs w:val="26"/>
              </w:rPr>
            </w:pPr>
            <w:r w:rsidRPr="007B2BCD">
              <w:rPr>
                <w:szCs w:val="26"/>
              </w:rPr>
              <w:t>21/</w:t>
            </w:r>
            <w:r>
              <w:rPr>
                <w:szCs w:val="26"/>
              </w:rPr>
              <w:t>0</w:t>
            </w:r>
            <w:r w:rsidRPr="007B2BCD">
              <w:rPr>
                <w:szCs w:val="26"/>
              </w:rPr>
              <w:t>4/2023</w:t>
            </w:r>
          </w:p>
        </w:tc>
        <w:tc>
          <w:tcPr>
            <w:tcW w:w="3685" w:type="dxa"/>
          </w:tcPr>
          <w:p w14:paraId="1DF908F3" w14:textId="77777777" w:rsidR="009A10F0" w:rsidRPr="00A608CF" w:rsidRDefault="009A10F0" w:rsidP="00307C4D">
            <w:pPr>
              <w:rPr>
                <w:szCs w:val="26"/>
              </w:rPr>
            </w:pPr>
            <w:r w:rsidRPr="00A608CF">
              <w:rPr>
                <w:szCs w:val="26"/>
              </w:rPr>
              <w:t>Cải tiến bằng cách tăng cường ảnh, tăng cường độ sáng, cân bằng ngưỡng</w:t>
            </w:r>
          </w:p>
        </w:tc>
      </w:tr>
      <w:tr w:rsidR="009A10F0" w14:paraId="0B9016BE" w14:textId="77777777" w:rsidTr="00307C4D">
        <w:trPr>
          <w:trHeight w:val="539"/>
        </w:trPr>
        <w:tc>
          <w:tcPr>
            <w:tcW w:w="895" w:type="dxa"/>
          </w:tcPr>
          <w:p w14:paraId="2633BB72" w14:textId="77777777" w:rsidR="009A10F0" w:rsidRPr="003C2CE7" w:rsidRDefault="009A10F0" w:rsidP="00307C4D">
            <w:pPr>
              <w:jc w:val="center"/>
              <w:rPr>
                <w:szCs w:val="26"/>
              </w:rPr>
            </w:pPr>
            <w:r w:rsidRPr="003C2CE7">
              <w:rPr>
                <w:szCs w:val="26"/>
              </w:rPr>
              <w:t>17</w:t>
            </w:r>
          </w:p>
        </w:tc>
        <w:tc>
          <w:tcPr>
            <w:tcW w:w="2700" w:type="dxa"/>
          </w:tcPr>
          <w:p w14:paraId="29AAC514" w14:textId="77777777" w:rsidR="009A10F0" w:rsidRPr="007B2BCD" w:rsidRDefault="009A10F0" w:rsidP="00307C4D">
            <w:pPr>
              <w:jc w:val="center"/>
              <w:rPr>
                <w:szCs w:val="26"/>
              </w:rPr>
            </w:pPr>
            <w:r w:rsidRPr="007B2BCD">
              <w:rPr>
                <w:szCs w:val="26"/>
              </w:rPr>
              <w:t>22/</w:t>
            </w:r>
            <w:r>
              <w:rPr>
                <w:szCs w:val="26"/>
              </w:rPr>
              <w:t>0</w:t>
            </w:r>
            <w:r w:rsidRPr="007B2BCD">
              <w:rPr>
                <w:szCs w:val="26"/>
              </w:rPr>
              <w:t>4/2023</w:t>
            </w:r>
          </w:p>
        </w:tc>
        <w:tc>
          <w:tcPr>
            <w:tcW w:w="2070" w:type="dxa"/>
          </w:tcPr>
          <w:p w14:paraId="175760BE" w14:textId="77777777" w:rsidR="009A10F0" w:rsidRPr="007B2BCD" w:rsidRDefault="009A10F0" w:rsidP="00307C4D">
            <w:pPr>
              <w:jc w:val="center"/>
              <w:rPr>
                <w:szCs w:val="26"/>
              </w:rPr>
            </w:pPr>
            <w:r w:rsidRPr="007B2BCD">
              <w:rPr>
                <w:szCs w:val="26"/>
              </w:rPr>
              <w:t>28/</w:t>
            </w:r>
            <w:r>
              <w:rPr>
                <w:szCs w:val="26"/>
              </w:rPr>
              <w:t>0</w:t>
            </w:r>
            <w:r w:rsidRPr="007B2BCD">
              <w:rPr>
                <w:szCs w:val="26"/>
              </w:rPr>
              <w:t>4/2023</w:t>
            </w:r>
          </w:p>
        </w:tc>
        <w:tc>
          <w:tcPr>
            <w:tcW w:w="3685" w:type="dxa"/>
          </w:tcPr>
          <w:p w14:paraId="0E270FA6" w14:textId="77777777" w:rsidR="009A10F0" w:rsidRPr="00A608CF" w:rsidRDefault="009A10F0" w:rsidP="00307C4D">
            <w:pPr>
              <w:rPr>
                <w:szCs w:val="26"/>
              </w:rPr>
            </w:pPr>
            <w:r w:rsidRPr="00A608CF">
              <w:rPr>
                <w:szCs w:val="26"/>
              </w:rPr>
              <w:t xml:space="preserve">Xử lý ảnh: Xóa trắng </w:t>
            </w:r>
          </w:p>
        </w:tc>
      </w:tr>
      <w:tr w:rsidR="009A10F0" w14:paraId="77B5A71A" w14:textId="77777777" w:rsidTr="00307C4D">
        <w:tc>
          <w:tcPr>
            <w:tcW w:w="895" w:type="dxa"/>
          </w:tcPr>
          <w:p w14:paraId="31C53CC8" w14:textId="77777777" w:rsidR="009A10F0" w:rsidRPr="003C2CE7" w:rsidRDefault="009A10F0" w:rsidP="00307C4D">
            <w:pPr>
              <w:jc w:val="center"/>
              <w:rPr>
                <w:szCs w:val="26"/>
              </w:rPr>
            </w:pPr>
            <w:r w:rsidRPr="003C2CE7">
              <w:rPr>
                <w:szCs w:val="26"/>
              </w:rPr>
              <w:t>18</w:t>
            </w:r>
          </w:p>
        </w:tc>
        <w:tc>
          <w:tcPr>
            <w:tcW w:w="2700" w:type="dxa"/>
          </w:tcPr>
          <w:p w14:paraId="76B9A29D" w14:textId="77777777" w:rsidR="009A10F0" w:rsidRPr="007B2BCD" w:rsidRDefault="009A10F0" w:rsidP="00307C4D">
            <w:pPr>
              <w:jc w:val="center"/>
              <w:rPr>
                <w:szCs w:val="26"/>
              </w:rPr>
            </w:pPr>
            <w:r w:rsidRPr="007B2BCD">
              <w:rPr>
                <w:szCs w:val="26"/>
              </w:rPr>
              <w:t>29/</w:t>
            </w:r>
            <w:r>
              <w:rPr>
                <w:szCs w:val="26"/>
              </w:rPr>
              <w:t>0</w:t>
            </w:r>
            <w:r w:rsidRPr="007B2BCD">
              <w:rPr>
                <w:szCs w:val="26"/>
              </w:rPr>
              <w:t>4/2023</w:t>
            </w:r>
          </w:p>
        </w:tc>
        <w:tc>
          <w:tcPr>
            <w:tcW w:w="2070" w:type="dxa"/>
          </w:tcPr>
          <w:p w14:paraId="4AA058B2" w14:textId="77777777" w:rsidR="009A10F0" w:rsidRPr="007B2BCD" w:rsidRDefault="009A10F0" w:rsidP="00307C4D">
            <w:pPr>
              <w:jc w:val="center"/>
              <w:rPr>
                <w:szCs w:val="26"/>
              </w:rPr>
            </w:pPr>
            <w:r>
              <w:rPr>
                <w:szCs w:val="26"/>
              </w:rPr>
              <w:t>0</w:t>
            </w:r>
            <w:r w:rsidRPr="007B2BCD">
              <w:rPr>
                <w:szCs w:val="26"/>
              </w:rPr>
              <w:t>5/</w:t>
            </w:r>
            <w:r>
              <w:rPr>
                <w:szCs w:val="26"/>
              </w:rPr>
              <w:t>0</w:t>
            </w:r>
            <w:r w:rsidRPr="007B2BCD">
              <w:rPr>
                <w:szCs w:val="26"/>
              </w:rPr>
              <w:t>5/2023</w:t>
            </w:r>
          </w:p>
        </w:tc>
        <w:tc>
          <w:tcPr>
            <w:tcW w:w="3685" w:type="dxa"/>
          </w:tcPr>
          <w:p w14:paraId="047781A7" w14:textId="77777777" w:rsidR="009A10F0" w:rsidRPr="00A608CF" w:rsidRDefault="009A10F0" w:rsidP="00307C4D">
            <w:pPr>
              <w:rPr>
                <w:szCs w:val="26"/>
              </w:rPr>
            </w:pPr>
            <w:r w:rsidRPr="00A608CF">
              <w:rPr>
                <w:szCs w:val="26"/>
              </w:rPr>
              <w:t>Dùng YOLOv5 để trích xuất vùng tổn thương</w:t>
            </w:r>
          </w:p>
        </w:tc>
      </w:tr>
      <w:tr w:rsidR="009A10F0" w14:paraId="6C000988" w14:textId="77777777" w:rsidTr="00307C4D">
        <w:tc>
          <w:tcPr>
            <w:tcW w:w="895" w:type="dxa"/>
          </w:tcPr>
          <w:p w14:paraId="0ED87C92" w14:textId="77777777" w:rsidR="009A10F0" w:rsidRPr="003C2CE7" w:rsidRDefault="009A10F0" w:rsidP="00307C4D">
            <w:pPr>
              <w:jc w:val="center"/>
              <w:rPr>
                <w:szCs w:val="26"/>
              </w:rPr>
            </w:pPr>
            <w:r w:rsidRPr="003C2CE7">
              <w:rPr>
                <w:szCs w:val="26"/>
              </w:rPr>
              <w:t>19</w:t>
            </w:r>
          </w:p>
        </w:tc>
        <w:tc>
          <w:tcPr>
            <w:tcW w:w="2700" w:type="dxa"/>
          </w:tcPr>
          <w:p w14:paraId="222FA4B7" w14:textId="77777777" w:rsidR="009A10F0" w:rsidRPr="007B2BCD" w:rsidRDefault="009A10F0" w:rsidP="00307C4D">
            <w:pPr>
              <w:jc w:val="center"/>
              <w:rPr>
                <w:szCs w:val="26"/>
              </w:rPr>
            </w:pPr>
            <w:r>
              <w:rPr>
                <w:szCs w:val="26"/>
              </w:rPr>
              <w:t>0</w:t>
            </w:r>
            <w:r w:rsidRPr="007B2BCD">
              <w:rPr>
                <w:szCs w:val="26"/>
              </w:rPr>
              <w:t>6/</w:t>
            </w:r>
            <w:r>
              <w:rPr>
                <w:szCs w:val="26"/>
              </w:rPr>
              <w:t>0</w:t>
            </w:r>
            <w:r w:rsidRPr="007B2BCD">
              <w:rPr>
                <w:szCs w:val="26"/>
              </w:rPr>
              <w:t>5/2023</w:t>
            </w:r>
          </w:p>
        </w:tc>
        <w:tc>
          <w:tcPr>
            <w:tcW w:w="2070" w:type="dxa"/>
          </w:tcPr>
          <w:p w14:paraId="18CEB263" w14:textId="77777777" w:rsidR="009A10F0" w:rsidRPr="007B2BCD" w:rsidRDefault="009A10F0" w:rsidP="00307C4D">
            <w:pPr>
              <w:jc w:val="center"/>
              <w:rPr>
                <w:szCs w:val="26"/>
              </w:rPr>
            </w:pPr>
            <w:r w:rsidRPr="007B2BCD">
              <w:rPr>
                <w:szCs w:val="26"/>
              </w:rPr>
              <w:t>12/</w:t>
            </w:r>
            <w:r>
              <w:rPr>
                <w:szCs w:val="26"/>
              </w:rPr>
              <w:t>0</w:t>
            </w:r>
            <w:r w:rsidRPr="007B2BCD">
              <w:rPr>
                <w:szCs w:val="26"/>
              </w:rPr>
              <w:t>5/2023</w:t>
            </w:r>
          </w:p>
        </w:tc>
        <w:tc>
          <w:tcPr>
            <w:tcW w:w="3685" w:type="dxa"/>
          </w:tcPr>
          <w:p w14:paraId="4C9E3264" w14:textId="5095BE22" w:rsidR="009A10F0" w:rsidRPr="00A608CF" w:rsidRDefault="009A10F0" w:rsidP="00307C4D">
            <w:pPr>
              <w:rPr>
                <w:szCs w:val="26"/>
              </w:rPr>
            </w:pPr>
            <w:r w:rsidRPr="00A608CF">
              <w:rPr>
                <w:szCs w:val="26"/>
              </w:rPr>
              <w:t xml:space="preserve">Dùng </w:t>
            </w:r>
            <w:r w:rsidR="00236451">
              <w:rPr>
                <w:szCs w:val="26"/>
              </w:rPr>
              <w:t>mô hình Random Forest và Resnet50</w:t>
            </w:r>
            <w:r w:rsidRPr="00A608CF">
              <w:rPr>
                <w:szCs w:val="26"/>
              </w:rPr>
              <w:t xml:space="preserve"> để phân loại từ kết quả mà mô hình YOLOv5 đã trích xuất vùng tổn thương </w:t>
            </w:r>
          </w:p>
        </w:tc>
      </w:tr>
      <w:tr w:rsidR="009A10F0" w14:paraId="3EF66C10" w14:textId="77777777" w:rsidTr="00307C4D">
        <w:trPr>
          <w:trHeight w:val="413"/>
        </w:trPr>
        <w:tc>
          <w:tcPr>
            <w:tcW w:w="895" w:type="dxa"/>
          </w:tcPr>
          <w:p w14:paraId="587A9320" w14:textId="77777777" w:rsidR="009A10F0" w:rsidRPr="003C2CE7" w:rsidRDefault="009A10F0" w:rsidP="00307C4D">
            <w:pPr>
              <w:jc w:val="center"/>
              <w:rPr>
                <w:szCs w:val="26"/>
              </w:rPr>
            </w:pPr>
            <w:r>
              <w:rPr>
                <w:szCs w:val="26"/>
              </w:rPr>
              <w:t>20</w:t>
            </w:r>
          </w:p>
        </w:tc>
        <w:tc>
          <w:tcPr>
            <w:tcW w:w="2700" w:type="dxa"/>
          </w:tcPr>
          <w:p w14:paraId="716B220A" w14:textId="77777777" w:rsidR="009A10F0" w:rsidRPr="007B2BCD" w:rsidRDefault="009A10F0" w:rsidP="00307C4D">
            <w:pPr>
              <w:jc w:val="center"/>
              <w:rPr>
                <w:szCs w:val="26"/>
              </w:rPr>
            </w:pPr>
            <w:r w:rsidRPr="007B2BCD">
              <w:rPr>
                <w:szCs w:val="26"/>
              </w:rPr>
              <w:t>13/</w:t>
            </w:r>
            <w:r>
              <w:rPr>
                <w:szCs w:val="26"/>
              </w:rPr>
              <w:t>0</w:t>
            </w:r>
            <w:r w:rsidRPr="007B2BCD">
              <w:rPr>
                <w:szCs w:val="26"/>
              </w:rPr>
              <w:t>5/2023</w:t>
            </w:r>
          </w:p>
        </w:tc>
        <w:tc>
          <w:tcPr>
            <w:tcW w:w="2070" w:type="dxa"/>
          </w:tcPr>
          <w:p w14:paraId="3605DDA8" w14:textId="77777777" w:rsidR="009A10F0" w:rsidRPr="007B2BCD" w:rsidRDefault="009A10F0" w:rsidP="00307C4D">
            <w:pPr>
              <w:jc w:val="center"/>
              <w:rPr>
                <w:szCs w:val="26"/>
              </w:rPr>
            </w:pPr>
            <w:r w:rsidRPr="007B2BCD">
              <w:rPr>
                <w:szCs w:val="26"/>
              </w:rPr>
              <w:t>19/</w:t>
            </w:r>
            <w:r>
              <w:rPr>
                <w:szCs w:val="26"/>
              </w:rPr>
              <w:t>0</w:t>
            </w:r>
            <w:r w:rsidRPr="007B2BCD">
              <w:rPr>
                <w:szCs w:val="26"/>
              </w:rPr>
              <w:t>5/2023</w:t>
            </w:r>
          </w:p>
        </w:tc>
        <w:tc>
          <w:tcPr>
            <w:tcW w:w="3685" w:type="dxa"/>
          </w:tcPr>
          <w:p w14:paraId="1A1551F9" w14:textId="77777777" w:rsidR="009A10F0" w:rsidRPr="00A608CF" w:rsidRDefault="009A10F0" w:rsidP="00307C4D">
            <w:pPr>
              <w:rPr>
                <w:szCs w:val="26"/>
              </w:rPr>
            </w:pPr>
            <w:r w:rsidRPr="00A608CF">
              <w:rPr>
                <w:szCs w:val="26"/>
              </w:rPr>
              <w:t>Hoàn thiện file báo cáo</w:t>
            </w:r>
          </w:p>
        </w:tc>
      </w:tr>
    </w:tbl>
    <w:p w14:paraId="0E9C7AE8" w14:textId="77777777" w:rsidR="009A10F0" w:rsidRPr="003C2CE7" w:rsidRDefault="009A10F0" w:rsidP="009A10F0">
      <w:pPr>
        <w:rPr>
          <w:b/>
          <w:bCs/>
          <w:szCs w:val="26"/>
        </w:rPr>
      </w:pPr>
    </w:p>
    <w:p w14:paraId="10FD20F2" w14:textId="77777777" w:rsidR="009A10F0" w:rsidRDefault="009A10F0" w:rsidP="009A10F0">
      <w:pPr>
        <w:ind w:left="3" w:hanging="3"/>
        <w:jc w:val="center"/>
      </w:pPr>
    </w:p>
    <w:bookmarkEnd w:id="0"/>
    <w:p w14:paraId="1DB11DCF" w14:textId="77777777" w:rsidR="00017377" w:rsidRDefault="00017377" w:rsidP="006A17AE">
      <w:pPr>
        <w:shd w:val="clear" w:color="auto" w:fill="FFFFFF"/>
      </w:pPr>
    </w:p>
    <w:sectPr w:rsidR="00017377" w:rsidSect="00926014">
      <w:headerReference w:type="even" r:id="rId53"/>
      <w:headerReference w:type="default" r:id="rId54"/>
      <w:footerReference w:type="even" r:id="rId55"/>
      <w:footerReference w:type="default" r:id="rId56"/>
      <w:headerReference w:type="first" r:id="rId57"/>
      <w:footerReference w:type="first" r:id="rId58"/>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89FA7" w14:textId="77777777" w:rsidR="00814E00" w:rsidRDefault="00814E00" w:rsidP="00BC7608">
      <w:r>
        <w:separator/>
      </w:r>
    </w:p>
  </w:endnote>
  <w:endnote w:type="continuationSeparator" w:id="0">
    <w:p w14:paraId="722ABE22" w14:textId="77777777" w:rsidR="00814E00" w:rsidRDefault="00814E00" w:rsidP="00BC7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02F2" w14:textId="77777777" w:rsidR="00017377" w:rsidRDefault="00017377">
    <w:pPr>
      <w:pBdr>
        <w:top w:val="nil"/>
        <w:left w:val="nil"/>
        <w:bottom w:val="nil"/>
        <w:right w:val="nil"/>
        <w:between w:val="nil"/>
      </w:pBdr>
      <w:tabs>
        <w:tab w:val="center" w:pos="4680"/>
        <w:tab w:val="right" w:pos="9360"/>
      </w:tabs>
      <w:ind w:left="3" w:hanging="3"/>
      <w:rPr>
        <w:color w:val="000000"/>
      </w:rPr>
    </w:pPr>
  </w:p>
  <w:p w14:paraId="4C822C44" w14:textId="77777777" w:rsidR="0016597E" w:rsidRDefault="001659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1D5E" w14:textId="77777777" w:rsidR="00017377" w:rsidRDefault="00017377">
    <w:pPr>
      <w:pBdr>
        <w:top w:val="nil"/>
        <w:left w:val="nil"/>
        <w:bottom w:val="nil"/>
        <w:right w:val="nil"/>
        <w:between w:val="nil"/>
      </w:pBdr>
      <w:tabs>
        <w:tab w:val="center" w:pos="4680"/>
        <w:tab w:val="right" w:pos="9360"/>
      </w:tabs>
      <w:ind w:left="3" w:hanging="3"/>
      <w:rPr>
        <w:color w:val="000000"/>
      </w:rPr>
    </w:pPr>
  </w:p>
  <w:p w14:paraId="5809EAD8" w14:textId="77777777" w:rsidR="0016597E" w:rsidRDefault="0016597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8EF6" w14:textId="77777777" w:rsidR="00017377" w:rsidRDefault="00017377">
    <w:pPr>
      <w:pBdr>
        <w:top w:val="nil"/>
        <w:left w:val="nil"/>
        <w:bottom w:val="nil"/>
        <w:right w:val="nil"/>
        <w:between w:val="nil"/>
      </w:pBdr>
      <w:tabs>
        <w:tab w:val="center" w:pos="4680"/>
        <w:tab w:val="right" w:pos="9360"/>
      </w:tabs>
      <w:ind w:left="3" w:hanging="3"/>
      <w:rPr>
        <w:color w:val="000000"/>
      </w:rPr>
    </w:pPr>
  </w:p>
  <w:p w14:paraId="7885BF88" w14:textId="77777777" w:rsidR="0016597E" w:rsidRDefault="0016597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02398" w14:textId="614A3533" w:rsidR="00862426" w:rsidRDefault="00862426" w:rsidP="00432915">
    <w:pPr>
      <w:pBdr>
        <w:top w:val="nil"/>
        <w:left w:val="nil"/>
        <w:bottom w:val="nil"/>
        <w:right w:val="nil"/>
        <w:between w:val="nil"/>
      </w:pBdr>
      <w:tabs>
        <w:tab w:val="center" w:pos="4680"/>
        <w:tab w:val="right" w:pos="9360"/>
      </w:tabs>
      <w:ind w:left="3" w:hanging="3"/>
      <w:rPr>
        <w:color w:val="000000"/>
      </w:rPr>
    </w:pPr>
    <w:r>
      <w:rPr>
        <w:color w:val="000000"/>
      </w:rPr>
      <w:tab/>
      <w:t>Nguyễn Tuấn Sinh -</w:t>
    </w:r>
    <w:r w:rsidR="00432915">
      <w:rPr>
        <w:color w:val="000000"/>
      </w:rPr>
      <w:t xml:space="preserve"> </w:t>
    </w:r>
    <w:r>
      <w:rPr>
        <w:color w:val="000000"/>
      </w:rPr>
      <w:t xml:space="preserve">Trịnh Ngọc Đức </w:t>
    </w:r>
    <w:r>
      <w:rPr>
        <w:color w:val="000000"/>
      </w:rPr>
      <w:tab/>
    </w:r>
    <w:r>
      <w:rPr>
        <w:color w:val="000000"/>
      </w:rPr>
      <w:tab/>
    </w: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p w14:paraId="21412D65" w14:textId="77777777" w:rsidR="00862426" w:rsidRDefault="00862426">
    <w:pPr>
      <w:pBdr>
        <w:top w:val="nil"/>
        <w:left w:val="nil"/>
        <w:bottom w:val="nil"/>
        <w:right w:val="nil"/>
        <w:between w:val="nil"/>
      </w:pBdr>
      <w:tabs>
        <w:tab w:val="center" w:pos="4680"/>
        <w:tab w:val="right" w:pos="9360"/>
      </w:tabs>
      <w:ind w:left="3" w:hanging="3"/>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2FD46" w14:textId="2A3177C6" w:rsidR="00017377" w:rsidRDefault="00017377" w:rsidP="00D91E53">
    <w:pPr>
      <w:pBdr>
        <w:top w:val="nil"/>
        <w:left w:val="nil"/>
        <w:bottom w:val="nil"/>
        <w:right w:val="nil"/>
        <w:between w:val="nil"/>
      </w:pBdr>
      <w:tabs>
        <w:tab w:val="center" w:pos="4680"/>
        <w:tab w:val="right" w:pos="9360"/>
      </w:tabs>
      <w:ind w:left="3" w:hanging="3"/>
      <w:rPr>
        <w:color w:val="000000"/>
      </w:rPr>
    </w:pPr>
    <w:r>
      <w:rPr>
        <w:color w:val="000000"/>
      </w:rPr>
      <w:tab/>
      <w:t>Nguyễn Tuấn Sinh -</w:t>
    </w:r>
    <w:r w:rsidR="00D91E53">
      <w:rPr>
        <w:color w:val="000000"/>
      </w:rPr>
      <w:t xml:space="preserve"> </w:t>
    </w:r>
    <w:r>
      <w:rPr>
        <w:color w:val="000000"/>
      </w:rPr>
      <w:t>Trịnh Ngọc Đứ</w:t>
    </w:r>
    <w:r w:rsidR="00D91E53">
      <w:rPr>
        <w:color w:val="000000"/>
      </w:rPr>
      <w:t>c</w:t>
    </w: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E26B2" w14:textId="0CD762C8" w:rsidR="0018301E" w:rsidRDefault="0018301E" w:rsidP="00497AB3">
    <w:pPr>
      <w:pStyle w:val="Footer"/>
      <w:framePr w:wrap="none" w:vAnchor="text" w:hAnchor="margin" w:xAlign="right" w:y="1"/>
      <w:rPr>
        <w:rStyle w:val="PageNumber"/>
      </w:rPr>
    </w:pPr>
  </w:p>
  <w:p w14:paraId="46AE7B81" w14:textId="77777777" w:rsidR="0018301E" w:rsidRDefault="0018301E" w:rsidP="0018301E">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8ED8" w14:textId="0BD48B7F" w:rsidR="002012C2" w:rsidRDefault="002012C2" w:rsidP="00D91E53">
    <w:pPr>
      <w:pBdr>
        <w:top w:val="nil"/>
        <w:left w:val="nil"/>
        <w:bottom w:val="nil"/>
        <w:right w:val="nil"/>
        <w:between w:val="nil"/>
      </w:pBdr>
      <w:tabs>
        <w:tab w:val="center" w:pos="4680"/>
        <w:tab w:val="right" w:pos="9360"/>
      </w:tabs>
      <w:ind w:left="3" w:hanging="3"/>
      <w:rPr>
        <w:color w:val="000000"/>
      </w:rPr>
    </w:pPr>
    <w:r>
      <w:rPr>
        <w:color w:val="000000"/>
      </w:rPr>
      <w:tab/>
    </w:r>
    <w:r>
      <w:rPr>
        <w:color w:val="00000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091FE" w14:textId="77777777" w:rsidR="005D3A50" w:rsidRDefault="005D3A50">
    <w:pPr>
      <w:pBdr>
        <w:top w:val="nil"/>
        <w:left w:val="nil"/>
        <w:bottom w:val="nil"/>
        <w:right w:val="nil"/>
        <w:between w:val="nil"/>
      </w:pBdr>
      <w:tabs>
        <w:tab w:val="center" w:pos="4680"/>
        <w:tab w:val="right" w:pos="9360"/>
      </w:tabs>
      <w:ind w:left="3" w:hanging="3"/>
      <w:rPr>
        <w:color w:val="000000"/>
      </w:rPr>
    </w:pPr>
  </w:p>
  <w:p w14:paraId="1DFD9577" w14:textId="77777777" w:rsidR="005D3A50" w:rsidRDefault="005D3A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F21BF" w14:textId="77777777" w:rsidR="00814E00" w:rsidRDefault="00814E00" w:rsidP="00BC7608">
      <w:r>
        <w:separator/>
      </w:r>
    </w:p>
  </w:footnote>
  <w:footnote w:type="continuationSeparator" w:id="0">
    <w:p w14:paraId="7B7FF0B8" w14:textId="77777777" w:rsidR="00814E00" w:rsidRDefault="00814E00" w:rsidP="00BC76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A1CD7" w14:textId="77777777" w:rsidR="00017377" w:rsidRDefault="00017377">
    <w:pPr>
      <w:pBdr>
        <w:top w:val="nil"/>
        <w:left w:val="nil"/>
        <w:bottom w:val="nil"/>
        <w:right w:val="nil"/>
        <w:between w:val="nil"/>
      </w:pBdr>
      <w:tabs>
        <w:tab w:val="center" w:pos="4680"/>
        <w:tab w:val="right" w:pos="9360"/>
      </w:tabs>
      <w:ind w:left="3" w:hanging="3"/>
      <w:rPr>
        <w:color w:val="000000"/>
      </w:rPr>
    </w:pPr>
  </w:p>
  <w:p w14:paraId="56D1E6E4" w14:textId="77777777" w:rsidR="0016597E" w:rsidRDefault="001659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93D8E" w14:textId="77777777" w:rsidR="00017377" w:rsidRDefault="00017377">
    <w:pPr>
      <w:ind w:left="3" w:hanging="3"/>
    </w:pPr>
  </w:p>
  <w:p w14:paraId="3F3D50BD" w14:textId="77777777" w:rsidR="0016597E" w:rsidRDefault="0016597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A167" w14:textId="77777777" w:rsidR="00017377" w:rsidRDefault="00017377">
    <w:pPr>
      <w:pBdr>
        <w:top w:val="nil"/>
        <w:left w:val="nil"/>
        <w:bottom w:val="nil"/>
        <w:right w:val="nil"/>
        <w:between w:val="nil"/>
      </w:pBdr>
      <w:tabs>
        <w:tab w:val="center" w:pos="4680"/>
        <w:tab w:val="right" w:pos="9360"/>
      </w:tabs>
      <w:ind w:left="3" w:hanging="3"/>
      <w:rPr>
        <w:color w:val="000000"/>
      </w:rPr>
    </w:pPr>
  </w:p>
  <w:p w14:paraId="75987000" w14:textId="77777777" w:rsidR="0016597E" w:rsidRDefault="0016597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2A67" w14:textId="1933C05C" w:rsidR="00862426" w:rsidRPr="0064613B" w:rsidRDefault="005D3A50" w:rsidP="005D3A50">
    <w:pPr>
      <w:ind w:left="3" w:hanging="3"/>
    </w:pPr>
    <w:r>
      <w:t>Đề tài: Phân loại mass trong nhũ ảnh từ ảnh chụp x-quang sử dụng deep learning và ensemble learning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7272" w14:textId="145D932D" w:rsidR="0064613B" w:rsidRDefault="005D3A50" w:rsidP="005D3A50">
    <w:pPr>
      <w:ind w:left="3" w:hanging="3"/>
    </w:pPr>
    <w:r>
      <w:t>Đề tài: Phân loại mass trong nhũ ảnh từ ảnh chụp x-quang sử dụng deep learning và ensemble learning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26B8D" w14:textId="61331066" w:rsidR="002012C2" w:rsidRPr="0064613B" w:rsidRDefault="002012C2" w:rsidP="005D3A50">
    <w:pPr>
      <w:ind w:left="3" w:hanging="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24931" w14:textId="0925DE69" w:rsidR="005D3A50" w:rsidRDefault="005D3A50" w:rsidP="005D3A50">
    <w:pPr>
      <w:ind w:left="3" w:hanging="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E3BF3" w14:textId="77777777" w:rsidR="005D3A50" w:rsidRDefault="005D3A50">
    <w:pPr>
      <w:pBdr>
        <w:top w:val="nil"/>
        <w:left w:val="nil"/>
        <w:bottom w:val="nil"/>
        <w:right w:val="nil"/>
        <w:between w:val="nil"/>
      </w:pBdr>
      <w:tabs>
        <w:tab w:val="center" w:pos="4680"/>
        <w:tab w:val="right" w:pos="9360"/>
      </w:tabs>
      <w:ind w:left="3" w:hanging="3"/>
      <w:rPr>
        <w:color w:val="000000"/>
      </w:rPr>
    </w:pPr>
  </w:p>
  <w:p w14:paraId="56EEA840" w14:textId="77777777" w:rsidR="005D3A50" w:rsidRDefault="005D3A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6B2E"/>
    <w:multiLevelType w:val="hybridMultilevel"/>
    <w:tmpl w:val="CDCC9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0770CF"/>
    <w:multiLevelType w:val="multilevel"/>
    <w:tmpl w:val="2E2234F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8F439BE"/>
    <w:multiLevelType w:val="multilevel"/>
    <w:tmpl w:val="B9BA8834"/>
    <w:lvl w:ilvl="0">
      <w:start w:val="1"/>
      <w:numFmt w:val="decimal"/>
      <w:lvlText w:val="%1."/>
      <w:lvlJc w:val="left"/>
      <w:pPr>
        <w:ind w:left="585" w:hanging="585"/>
      </w:pPr>
      <w:rPr>
        <w:vertAlign w:val="baseline"/>
      </w:rPr>
    </w:lvl>
    <w:lvl w:ilvl="1">
      <w:start w:val="1"/>
      <w:numFmt w:val="decimal"/>
      <w:lvlText w:val="%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3" w15:restartNumberingAfterBreak="0">
    <w:nsid w:val="0AD3770A"/>
    <w:multiLevelType w:val="hybridMultilevel"/>
    <w:tmpl w:val="3BCA3EC6"/>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 w15:restartNumberingAfterBreak="0">
    <w:nsid w:val="0B2E26CB"/>
    <w:multiLevelType w:val="hybridMultilevel"/>
    <w:tmpl w:val="93104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703439"/>
    <w:multiLevelType w:val="hybridMultilevel"/>
    <w:tmpl w:val="0382E8D0"/>
    <w:lvl w:ilvl="0" w:tplc="F556A48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8F42B5"/>
    <w:multiLevelType w:val="multilevel"/>
    <w:tmpl w:val="A32E9484"/>
    <w:lvl w:ilvl="0">
      <w:start w:val="1"/>
      <w:numFmt w:val="decimal"/>
      <w:lvlText w:val="%1."/>
      <w:lvlJc w:val="left"/>
      <w:pPr>
        <w:ind w:left="450" w:hanging="45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7" w15:restartNumberingAfterBreak="0">
    <w:nsid w:val="18DD02B3"/>
    <w:multiLevelType w:val="hybridMultilevel"/>
    <w:tmpl w:val="2112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4A70E5"/>
    <w:multiLevelType w:val="hybridMultilevel"/>
    <w:tmpl w:val="9F24CA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C8015CF"/>
    <w:multiLevelType w:val="hybridMultilevel"/>
    <w:tmpl w:val="D0BA2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D3370E"/>
    <w:multiLevelType w:val="hybridMultilevel"/>
    <w:tmpl w:val="C728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1E02A9"/>
    <w:multiLevelType w:val="hybridMultilevel"/>
    <w:tmpl w:val="FA4610B4"/>
    <w:lvl w:ilvl="0" w:tplc="C3A2BB04">
      <w:numFmt w:val="bullet"/>
      <w:lvlText w:val="-"/>
      <w:lvlJc w:val="left"/>
      <w:pPr>
        <w:ind w:left="1806" w:hanging="360"/>
      </w:pPr>
      <w:rPr>
        <w:rFonts w:ascii="Times New Roman" w:eastAsia="Times New Roman" w:hAnsi="Times New Roman" w:cs="Times New Roman"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2" w15:restartNumberingAfterBreak="0">
    <w:nsid w:val="243713D2"/>
    <w:multiLevelType w:val="hybridMultilevel"/>
    <w:tmpl w:val="D276B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0704CE"/>
    <w:multiLevelType w:val="hybridMultilevel"/>
    <w:tmpl w:val="02C0F5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FF5133"/>
    <w:multiLevelType w:val="hybridMultilevel"/>
    <w:tmpl w:val="ADE6C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B44CA"/>
    <w:multiLevelType w:val="hybridMultilevel"/>
    <w:tmpl w:val="7D08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C4881"/>
    <w:multiLevelType w:val="hybridMultilevel"/>
    <w:tmpl w:val="60CA8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02D55"/>
    <w:multiLevelType w:val="hybridMultilevel"/>
    <w:tmpl w:val="827E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FC5D9B"/>
    <w:multiLevelType w:val="hybridMultilevel"/>
    <w:tmpl w:val="B7782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44E01"/>
    <w:multiLevelType w:val="hybridMultilevel"/>
    <w:tmpl w:val="D6D44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454678"/>
    <w:multiLevelType w:val="multilevel"/>
    <w:tmpl w:val="4D74C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AA1DCB"/>
    <w:multiLevelType w:val="hybridMultilevel"/>
    <w:tmpl w:val="89785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4A7A35"/>
    <w:multiLevelType w:val="hybridMultilevel"/>
    <w:tmpl w:val="095E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5013DB"/>
    <w:multiLevelType w:val="multilevel"/>
    <w:tmpl w:val="D4B0F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EF6459"/>
    <w:multiLevelType w:val="hybridMultilevel"/>
    <w:tmpl w:val="E06ADA04"/>
    <w:lvl w:ilvl="0" w:tplc="04090001">
      <w:start w:val="1"/>
      <w:numFmt w:val="bullet"/>
      <w:lvlText w:val=""/>
      <w:lvlJc w:val="left"/>
      <w:pPr>
        <w:ind w:left="2118" w:hanging="360"/>
      </w:pPr>
      <w:rPr>
        <w:rFonts w:ascii="Symbol" w:hAnsi="Symbol" w:hint="default"/>
      </w:rPr>
    </w:lvl>
    <w:lvl w:ilvl="1" w:tplc="04090003" w:tentative="1">
      <w:start w:val="1"/>
      <w:numFmt w:val="bullet"/>
      <w:lvlText w:val="o"/>
      <w:lvlJc w:val="left"/>
      <w:pPr>
        <w:ind w:left="2838" w:hanging="360"/>
      </w:pPr>
      <w:rPr>
        <w:rFonts w:ascii="Courier New" w:hAnsi="Courier New" w:cs="Courier New" w:hint="default"/>
      </w:rPr>
    </w:lvl>
    <w:lvl w:ilvl="2" w:tplc="04090005" w:tentative="1">
      <w:start w:val="1"/>
      <w:numFmt w:val="bullet"/>
      <w:lvlText w:val=""/>
      <w:lvlJc w:val="left"/>
      <w:pPr>
        <w:ind w:left="3558" w:hanging="360"/>
      </w:pPr>
      <w:rPr>
        <w:rFonts w:ascii="Wingdings" w:hAnsi="Wingdings" w:hint="default"/>
      </w:rPr>
    </w:lvl>
    <w:lvl w:ilvl="3" w:tplc="04090001" w:tentative="1">
      <w:start w:val="1"/>
      <w:numFmt w:val="bullet"/>
      <w:lvlText w:val=""/>
      <w:lvlJc w:val="left"/>
      <w:pPr>
        <w:ind w:left="4278" w:hanging="360"/>
      </w:pPr>
      <w:rPr>
        <w:rFonts w:ascii="Symbol" w:hAnsi="Symbol" w:hint="default"/>
      </w:rPr>
    </w:lvl>
    <w:lvl w:ilvl="4" w:tplc="04090003" w:tentative="1">
      <w:start w:val="1"/>
      <w:numFmt w:val="bullet"/>
      <w:lvlText w:val="o"/>
      <w:lvlJc w:val="left"/>
      <w:pPr>
        <w:ind w:left="4998" w:hanging="360"/>
      </w:pPr>
      <w:rPr>
        <w:rFonts w:ascii="Courier New" w:hAnsi="Courier New" w:cs="Courier New" w:hint="default"/>
      </w:rPr>
    </w:lvl>
    <w:lvl w:ilvl="5" w:tplc="04090005" w:tentative="1">
      <w:start w:val="1"/>
      <w:numFmt w:val="bullet"/>
      <w:lvlText w:val=""/>
      <w:lvlJc w:val="left"/>
      <w:pPr>
        <w:ind w:left="5718" w:hanging="360"/>
      </w:pPr>
      <w:rPr>
        <w:rFonts w:ascii="Wingdings" w:hAnsi="Wingdings" w:hint="default"/>
      </w:rPr>
    </w:lvl>
    <w:lvl w:ilvl="6" w:tplc="04090001" w:tentative="1">
      <w:start w:val="1"/>
      <w:numFmt w:val="bullet"/>
      <w:lvlText w:val=""/>
      <w:lvlJc w:val="left"/>
      <w:pPr>
        <w:ind w:left="6438" w:hanging="360"/>
      </w:pPr>
      <w:rPr>
        <w:rFonts w:ascii="Symbol" w:hAnsi="Symbol" w:hint="default"/>
      </w:rPr>
    </w:lvl>
    <w:lvl w:ilvl="7" w:tplc="04090003" w:tentative="1">
      <w:start w:val="1"/>
      <w:numFmt w:val="bullet"/>
      <w:lvlText w:val="o"/>
      <w:lvlJc w:val="left"/>
      <w:pPr>
        <w:ind w:left="7158" w:hanging="360"/>
      </w:pPr>
      <w:rPr>
        <w:rFonts w:ascii="Courier New" w:hAnsi="Courier New" w:cs="Courier New" w:hint="default"/>
      </w:rPr>
    </w:lvl>
    <w:lvl w:ilvl="8" w:tplc="04090005" w:tentative="1">
      <w:start w:val="1"/>
      <w:numFmt w:val="bullet"/>
      <w:lvlText w:val=""/>
      <w:lvlJc w:val="left"/>
      <w:pPr>
        <w:ind w:left="7878" w:hanging="360"/>
      </w:pPr>
      <w:rPr>
        <w:rFonts w:ascii="Wingdings" w:hAnsi="Wingdings" w:hint="default"/>
      </w:rPr>
    </w:lvl>
  </w:abstractNum>
  <w:abstractNum w:abstractNumId="25" w15:restartNumberingAfterBreak="0">
    <w:nsid w:val="546E564A"/>
    <w:multiLevelType w:val="hybridMultilevel"/>
    <w:tmpl w:val="3158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940D3E"/>
    <w:multiLevelType w:val="hybridMultilevel"/>
    <w:tmpl w:val="5814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D3466"/>
    <w:multiLevelType w:val="multilevel"/>
    <w:tmpl w:val="D6D6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262BC0"/>
    <w:multiLevelType w:val="hybridMultilevel"/>
    <w:tmpl w:val="2D349BFE"/>
    <w:lvl w:ilvl="0" w:tplc="F556A48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9913037"/>
    <w:multiLevelType w:val="hybridMultilevel"/>
    <w:tmpl w:val="D58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369DD"/>
    <w:multiLevelType w:val="hybridMultilevel"/>
    <w:tmpl w:val="2758C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B75BB2"/>
    <w:multiLevelType w:val="hybridMultilevel"/>
    <w:tmpl w:val="A6BAA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3453D0"/>
    <w:multiLevelType w:val="hybridMultilevel"/>
    <w:tmpl w:val="50565FC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3" w15:restartNumberingAfterBreak="0">
    <w:nsid w:val="7BB055DE"/>
    <w:multiLevelType w:val="multilevel"/>
    <w:tmpl w:val="F0CC583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4" w15:restartNumberingAfterBreak="0">
    <w:nsid w:val="7EBE229D"/>
    <w:multiLevelType w:val="multilevel"/>
    <w:tmpl w:val="270A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7100240">
    <w:abstractNumId w:val="34"/>
  </w:num>
  <w:num w:numId="2" w16cid:durableId="2056805373">
    <w:abstractNumId w:val="20"/>
    <w:lvlOverride w:ilvl="0">
      <w:lvl w:ilvl="0">
        <w:numFmt w:val="decimal"/>
        <w:lvlText w:val="%1."/>
        <w:lvlJc w:val="left"/>
      </w:lvl>
    </w:lvlOverride>
  </w:num>
  <w:num w:numId="3" w16cid:durableId="248194995">
    <w:abstractNumId w:val="20"/>
    <w:lvlOverride w:ilvl="0">
      <w:lvl w:ilvl="0">
        <w:numFmt w:val="decimal"/>
        <w:lvlText w:val="%1."/>
        <w:lvlJc w:val="left"/>
      </w:lvl>
    </w:lvlOverride>
  </w:num>
  <w:num w:numId="4" w16cid:durableId="1010762084">
    <w:abstractNumId w:val="27"/>
  </w:num>
  <w:num w:numId="5" w16cid:durableId="1062142288">
    <w:abstractNumId w:val="23"/>
    <w:lvlOverride w:ilvl="0">
      <w:lvl w:ilvl="0">
        <w:numFmt w:val="decimal"/>
        <w:lvlText w:val="%1."/>
        <w:lvlJc w:val="left"/>
      </w:lvl>
    </w:lvlOverride>
  </w:num>
  <w:num w:numId="6" w16cid:durableId="1356037607">
    <w:abstractNumId w:val="23"/>
    <w:lvlOverride w:ilvl="0">
      <w:lvl w:ilvl="0">
        <w:numFmt w:val="decimal"/>
        <w:lvlText w:val="%1."/>
        <w:lvlJc w:val="left"/>
      </w:lvl>
    </w:lvlOverride>
  </w:num>
  <w:num w:numId="7" w16cid:durableId="823860357">
    <w:abstractNumId w:val="14"/>
  </w:num>
  <w:num w:numId="8" w16cid:durableId="1171214343">
    <w:abstractNumId w:val="8"/>
  </w:num>
  <w:num w:numId="9" w16cid:durableId="1617449532">
    <w:abstractNumId w:val="13"/>
  </w:num>
  <w:num w:numId="10" w16cid:durableId="1468256">
    <w:abstractNumId w:val="9"/>
  </w:num>
  <w:num w:numId="11" w16cid:durableId="1618028755">
    <w:abstractNumId w:val="18"/>
  </w:num>
  <w:num w:numId="12" w16cid:durableId="907568245">
    <w:abstractNumId w:val="7"/>
  </w:num>
  <w:num w:numId="13" w16cid:durableId="162282127">
    <w:abstractNumId w:val="21"/>
  </w:num>
  <w:num w:numId="14" w16cid:durableId="1807624991">
    <w:abstractNumId w:val="5"/>
  </w:num>
  <w:num w:numId="15" w16cid:durableId="545215009">
    <w:abstractNumId w:val="0"/>
  </w:num>
  <w:num w:numId="16" w16cid:durableId="2017070799">
    <w:abstractNumId w:val="19"/>
  </w:num>
  <w:num w:numId="17" w16cid:durableId="1557549744">
    <w:abstractNumId w:val="28"/>
  </w:num>
  <w:num w:numId="18" w16cid:durableId="636684752">
    <w:abstractNumId w:val="10"/>
  </w:num>
  <w:num w:numId="19" w16cid:durableId="41751612">
    <w:abstractNumId w:val="31"/>
  </w:num>
  <w:num w:numId="20" w16cid:durableId="588348664">
    <w:abstractNumId w:val="4"/>
  </w:num>
  <w:num w:numId="21" w16cid:durableId="1774326722">
    <w:abstractNumId w:val="12"/>
  </w:num>
  <w:num w:numId="22" w16cid:durableId="501549295">
    <w:abstractNumId w:val="29"/>
  </w:num>
  <w:num w:numId="23" w16cid:durableId="1796828673">
    <w:abstractNumId w:val="30"/>
  </w:num>
  <w:num w:numId="24" w16cid:durableId="775295537">
    <w:abstractNumId w:val="2"/>
  </w:num>
  <w:num w:numId="25" w16cid:durableId="63795957">
    <w:abstractNumId w:val="33"/>
  </w:num>
  <w:num w:numId="26" w16cid:durableId="2013142928">
    <w:abstractNumId w:val="6"/>
  </w:num>
  <w:num w:numId="27" w16cid:durableId="409037664">
    <w:abstractNumId w:val="1"/>
  </w:num>
  <w:num w:numId="28" w16cid:durableId="1652246190">
    <w:abstractNumId w:val="24"/>
  </w:num>
  <w:num w:numId="29" w16cid:durableId="1759253230">
    <w:abstractNumId w:val="32"/>
  </w:num>
  <w:num w:numId="30" w16cid:durableId="1376809891">
    <w:abstractNumId w:val="3"/>
  </w:num>
  <w:num w:numId="31" w16cid:durableId="109206469">
    <w:abstractNumId w:val="11"/>
  </w:num>
  <w:num w:numId="32" w16cid:durableId="2105030473">
    <w:abstractNumId w:val="17"/>
  </w:num>
  <w:num w:numId="33" w16cid:durableId="541291436">
    <w:abstractNumId w:val="25"/>
  </w:num>
  <w:num w:numId="34" w16cid:durableId="1110664711">
    <w:abstractNumId w:val="26"/>
  </w:num>
  <w:num w:numId="35" w16cid:durableId="360476193">
    <w:abstractNumId w:val="15"/>
  </w:num>
  <w:num w:numId="36" w16cid:durableId="1643347204">
    <w:abstractNumId w:val="22"/>
  </w:num>
  <w:num w:numId="37" w16cid:durableId="83329864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eu Huynh">
    <w15:presenceInfo w15:providerId="None" w15:userId="Hieu Huynh"/>
  </w15:person>
  <w15:person w15:author="Nguyễn Sinh">
    <w15:presenceInfo w15:providerId="Windows Live" w15:userId="72eced1d07b53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6BA"/>
    <w:rsid w:val="00003717"/>
    <w:rsid w:val="00010896"/>
    <w:rsid w:val="00013AA7"/>
    <w:rsid w:val="00014070"/>
    <w:rsid w:val="00017377"/>
    <w:rsid w:val="00033368"/>
    <w:rsid w:val="000352A4"/>
    <w:rsid w:val="0003648E"/>
    <w:rsid w:val="000512B8"/>
    <w:rsid w:val="000537E8"/>
    <w:rsid w:val="00055415"/>
    <w:rsid w:val="00057859"/>
    <w:rsid w:val="00063C39"/>
    <w:rsid w:val="00070E54"/>
    <w:rsid w:val="00075127"/>
    <w:rsid w:val="0007559C"/>
    <w:rsid w:val="00076CE4"/>
    <w:rsid w:val="00081C34"/>
    <w:rsid w:val="000A634D"/>
    <w:rsid w:val="000B603F"/>
    <w:rsid w:val="000C1321"/>
    <w:rsid w:val="000C2816"/>
    <w:rsid w:val="000C445A"/>
    <w:rsid w:val="000E1B7A"/>
    <w:rsid w:val="000E4E15"/>
    <w:rsid w:val="000F7464"/>
    <w:rsid w:val="00116100"/>
    <w:rsid w:val="00120C7E"/>
    <w:rsid w:val="00127359"/>
    <w:rsid w:val="00131348"/>
    <w:rsid w:val="00142213"/>
    <w:rsid w:val="00142DDB"/>
    <w:rsid w:val="00147134"/>
    <w:rsid w:val="00157A66"/>
    <w:rsid w:val="0016534A"/>
    <w:rsid w:val="0016597E"/>
    <w:rsid w:val="00170683"/>
    <w:rsid w:val="00182567"/>
    <w:rsid w:val="0018301E"/>
    <w:rsid w:val="00187688"/>
    <w:rsid w:val="00187B97"/>
    <w:rsid w:val="0019180F"/>
    <w:rsid w:val="001A167F"/>
    <w:rsid w:val="001A1C6D"/>
    <w:rsid w:val="001A6AEB"/>
    <w:rsid w:val="001B59B0"/>
    <w:rsid w:val="001C2E46"/>
    <w:rsid w:val="001C6C92"/>
    <w:rsid w:val="001D0C21"/>
    <w:rsid w:val="001E6BE6"/>
    <w:rsid w:val="001F357E"/>
    <w:rsid w:val="002012C2"/>
    <w:rsid w:val="0021544F"/>
    <w:rsid w:val="00220126"/>
    <w:rsid w:val="002217EC"/>
    <w:rsid w:val="002226B1"/>
    <w:rsid w:val="00224815"/>
    <w:rsid w:val="00227209"/>
    <w:rsid w:val="00232317"/>
    <w:rsid w:val="002361BD"/>
    <w:rsid w:val="00236451"/>
    <w:rsid w:val="0024328F"/>
    <w:rsid w:val="00250E54"/>
    <w:rsid w:val="0025494E"/>
    <w:rsid w:val="0025535C"/>
    <w:rsid w:val="0025617C"/>
    <w:rsid w:val="00263479"/>
    <w:rsid w:val="002679F3"/>
    <w:rsid w:val="002754E2"/>
    <w:rsid w:val="002816B5"/>
    <w:rsid w:val="00286AA2"/>
    <w:rsid w:val="00294730"/>
    <w:rsid w:val="00296BC8"/>
    <w:rsid w:val="002A5ACF"/>
    <w:rsid w:val="002A7391"/>
    <w:rsid w:val="002B076C"/>
    <w:rsid w:val="002C6DBA"/>
    <w:rsid w:val="002D5EB3"/>
    <w:rsid w:val="002E0443"/>
    <w:rsid w:val="002E1DFE"/>
    <w:rsid w:val="002E1F1C"/>
    <w:rsid w:val="002E589E"/>
    <w:rsid w:val="003017D1"/>
    <w:rsid w:val="003033E7"/>
    <w:rsid w:val="00312C1D"/>
    <w:rsid w:val="003132CC"/>
    <w:rsid w:val="003355C7"/>
    <w:rsid w:val="00345586"/>
    <w:rsid w:val="003475F3"/>
    <w:rsid w:val="00347C4E"/>
    <w:rsid w:val="00351E0C"/>
    <w:rsid w:val="003811C4"/>
    <w:rsid w:val="003A16C8"/>
    <w:rsid w:val="003B1546"/>
    <w:rsid w:val="003B46BA"/>
    <w:rsid w:val="003C0FF5"/>
    <w:rsid w:val="003C3CC7"/>
    <w:rsid w:val="003C611C"/>
    <w:rsid w:val="003D33A4"/>
    <w:rsid w:val="003D5BBC"/>
    <w:rsid w:val="003D7CC3"/>
    <w:rsid w:val="003E5030"/>
    <w:rsid w:val="003E5912"/>
    <w:rsid w:val="003F56EC"/>
    <w:rsid w:val="003F6A4D"/>
    <w:rsid w:val="004006D7"/>
    <w:rsid w:val="00401469"/>
    <w:rsid w:val="004050F8"/>
    <w:rsid w:val="00421789"/>
    <w:rsid w:val="00425963"/>
    <w:rsid w:val="004321A7"/>
    <w:rsid w:val="00432459"/>
    <w:rsid w:val="00432531"/>
    <w:rsid w:val="00432915"/>
    <w:rsid w:val="0044336A"/>
    <w:rsid w:val="0044620A"/>
    <w:rsid w:val="00454303"/>
    <w:rsid w:val="00455F2E"/>
    <w:rsid w:val="00463A95"/>
    <w:rsid w:val="00466387"/>
    <w:rsid w:val="0047382A"/>
    <w:rsid w:val="00480420"/>
    <w:rsid w:val="00481282"/>
    <w:rsid w:val="004848BD"/>
    <w:rsid w:val="0049214A"/>
    <w:rsid w:val="0049792E"/>
    <w:rsid w:val="00497932"/>
    <w:rsid w:val="004A1259"/>
    <w:rsid w:val="004A67CA"/>
    <w:rsid w:val="004B055E"/>
    <w:rsid w:val="004B6AA4"/>
    <w:rsid w:val="004B78B0"/>
    <w:rsid w:val="004C3927"/>
    <w:rsid w:val="004C6CE0"/>
    <w:rsid w:val="004C76E8"/>
    <w:rsid w:val="004D34F9"/>
    <w:rsid w:val="004E40E5"/>
    <w:rsid w:val="004E5BC0"/>
    <w:rsid w:val="004E784F"/>
    <w:rsid w:val="004F4DB3"/>
    <w:rsid w:val="004F6E5B"/>
    <w:rsid w:val="0050251B"/>
    <w:rsid w:val="00510B39"/>
    <w:rsid w:val="00512D67"/>
    <w:rsid w:val="00521224"/>
    <w:rsid w:val="00524805"/>
    <w:rsid w:val="00545875"/>
    <w:rsid w:val="0054710D"/>
    <w:rsid w:val="005471DF"/>
    <w:rsid w:val="00553577"/>
    <w:rsid w:val="00555292"/>
    <w:rsid w:val="0055575A"/>
    <w:rsid w:val="00556CA8"/>
    <w:rsid w:val="0056093A"/>
    <w:rsid w:val="0056248A"/>
    <w:rsid w:val="00571563"/>
    <w:rsid w:val="0057295D"/>
    <w:rsid w:val="00572F57"/>
    <w:rsid w:val="00574AF2"/>
    <w:rsid w:val="00581020"/>
    <w:rsid w:val="00592788"/>
    <w:rsid w:val="005931EB"/>
    <w:rsid w:val="005A1DD0"/>
    <w:rsid w:val="005A341A"/>
    <w:rsid w:val="005A6791"/>
    <w:rsid w:val="005B3E20"/>
    <w:rsid w:val="005C277B"/>
    <w:rsid w:val="005D1754"/>
    <w:rsid w:val="005D3518"/>
    <w:rsid w:val="005D3A50"/>
    <w:rsid w:val="005D58D8"/>
    <w:rsid w:val="005E1DEC"/>
    <w:rsid w:val="005E2831"/>
    <w:rsid w:val="005E596F"/>
    <w:rsid w:val="005F5FBC"/>
    <w:rsid w:val="0061675E"/>
    <w:rsid w:val="006266A2"/>
    <w:rsid w:val="00632029"/>
    <w:rsid w:val="006406DC"/>
    <w:rsid w:val="00641FF8"/>
    <w:rsid w:val="0064613B"/>
    <w:rsid w:val="00671D0A"/>
    <w:rsid w:val="006734A5"/>
    <w:rsid w:val="00674215"/>
    <w:rsid w:val="006848A1"/>
    <w:rsid w:val="00697732"/>
    <w:rsid w:val="006A17AE"/>
    <w:rsid w:val="006B1B11"/>
    <w:rsid w:val="006B388C"/>
    <w:rsid w:val="006B4DF5"/>
    <w:rsid w:val="006C7B39"/>
    <w:rsid w:val="006D0D9F"/>
    <w:rsid w:val="006D561C"/>
    <w:rsid w:val="006D5BA3"/>
    <w:rsid w:val="006E0C41"/>
    <w:rsid w:val="006F03BD"/>
    <w:rsid w:val="0070070C"/>
    <w:rsid w:val="00706241"/>
    <w:rsid w:val="0070641F"/>
    <w:rsid w:val="00713819"/>
    <w:rsid w:val="007222F6"/>
    <w:rsid w:val="00745D1D"/>
    <w:rsid w:val="00746E8B"/>
    <w:rsid w:val="0074739C"/>
    <w:rsid w:val="00753449"/>
    <w:rsid w:val="00760D1A"/>
    <w:rsid w:val="00763119"/>
    <w:rsid w:val="00776B14"/>
    <w:rsid w:val="00785B1B"/>
    <w:rsid w:val="00794DB9"/>
    <w:rsid w:val="007964E1"/>
    <w:rsid w:val="007A60CE"/>
    <w:rsid w:val="007A6F98"/>
    <w:rsid w:val="007C07E8"/>
    <w:rsid w:val="007C6137"/>
    <w:rsid w:val="007C74BB"/>
    <w:rsid w:val="007D09DC"/>
    <w:rsid w:val="007D12DF"/>
    <w:rsid w:val="007D3578"/>
    <w:rsid w:val="007D43CC"/>
    <w:rsid w:val="007D5AD8"/>
    <w:rsid w:val="007D629F"/>
    <w:rsid w:val="007E5CF4"/>
    <w:rsid w:val="007F0146"/>
    <w:rsid w:val="007F20BF"/>
    <w:rsid w:val="00803969"/>
    <w:rsid w:val="00803CE4"/>
    <w:rsid w:val="0080467C"/>
    <w:rsid w:val="00805273"/>
    <w:rsid w:val="00812317"/>
    <w:rsid w:val="00814E00"/>
    <w:rsid w:val="00817BDD"/>
    <w:rsid w:val="00831BFA"/>
    <w:rsid w:val="0083652A"/>
    <w:rsid w:val="008419B9"/>
    <w:rsid w:val="00843053"/>
    <w:rsid w:val="00845761"/>
    <w:rsid w:val="00862426"/>
    <w:rsid w:val="00864767"/>
    <w:rsid w:val="008832C9"/>
    <w:rsid w:val="00885D0A"/>
    <w:rsid w:val="00887A0D"/>
    <w:rsid w:val="00896110"/>
    <w:rsid w:val="0089612C"/>
    <w:rsid w:val="008B0AD4"/>
    <w:rsid w:val="008B693A"/>
    <w:rsid w:val="008C365F"/>
    <w:rsid w:val="008D2587"/>
    <w:rsid w:val="008D5BD7"/>
    <w:rsid w:val="008E35E7"/>
    <w:rsid w:val="008E68B5"/>
    <w:rsid w:val="008F1B68"/>
    <w:rsid w:val="00915181"/>
    <w:rsid w:val="00921A2E"/>
    <w:rsid w:val="00926014"/>
    <w:rsid w:val="009429D1"/>
    <w:rsid w:val="00942D06"/>
    <w:rsid w:val="00962D5D"/>
    <w:rsid w:val="0096351E"/>
    <w:rsid w:val="009741FC"/>
    <w:rsid w:val="0097426F"/>
    <w:rsid w:val="00983BC8"/>
    <w:rsid w:val="00991C4D"/>
    <w:rsid w:val="009952DA"/>
    <w:rsid w:val="009A10F0"/>
    <w:rsid w:val="009A2957"/>
    <w:rsid w:val="009A5F3D"/>
    <w:rsid w:val="009B0B44"/>
    <w:rsid w:val="009B2A71"/>
    <w:rsid w:val="009B2E21"/>
    <w:rsid w:val="009B6C63"/>
    <w:rsid w:val="009B7BB3"/>
    <w:rsid w:val="009C1FFF"/>
    <w:rsid w:val="009C2F2B"/>
    <w:rsid w:val="009E0A4A"/>
    <w:rsid w:val="009E4EA2"/>
    <w:rsid w:val="00A01E7C"/>
    <w:rsid w:val="00A04E97"/>
    <w:rsid w:val="00A0571A"/>
    <w:rsid w:val="00A07C4D"/>
    <w:rsid w:val="00A238AD"/>
    <w:rsid w:val="00A26EDF"/>
    <w:rsid w:val="00A26F59"/>
    <w:rsid w:val="00A275FD"/>
    <w:rsid w:val="00A30849"/>
    <w:rsid w:val="00A31345"/>
    <w:rsid w:val="00A4062C"/>
    <w:rsid w:val="00A412E0"/>
    <w:rsid w:val="00A42D7F"/>
    <w:rsid w:val="00A503E7"/>
    <w:rsid w:val="00A63B56"/>
    <w:rsid w:val="00A669EC"/>
    <w:rsid w:val="00A70AA5"/>
    <w:rsid w:val="00A7225B"/>
    <w:rsid w:val="00A7244C"/>
    <w:rsid w:val="00A75EB0"/>
    <w:rsid w:val="00A76763"/>
    <w:rsid w:val="00A80218"/>
    <w:rsid w:val="00A93111"/>
    <w:rsid w:val="00AA6ABC"/>
    <w:rsid w:val="00AA702C"/>
    <w:rsid w:val="00AB11C8"/>
    <w:rsid w:val="00AC0229"/>
    <w:rsid w:val="00AC29C4"/>
    <w:rsid w:val="00AC39E9"/>
    <w:rsid w:val="00AD6323"/>
    <w:rsid w:val="00AE3AEB"/>
    <w:rsid w:val="00AE4EE6"/>
    <w:rsid w:val="00AE5598"/>
    <w:rsid w:val="00AF011C"/>
    <w:rsid w:val="00AF5032"/>
    <w:rsid w:val="00B019D0"/>
    <w:rsid w:val="00B0286D"/>
    <w:rsid w:val="00B07574"/>
    <w:rsid w:val="00B177B9"/>
    <w:rsid w:val="00B23D8B"/>
    <w:rsid w:val="00B25723"/>
    <w:rsid w:val="00B31DBB"/>
    <w:rsid w:val="00B34C6C"/>
    <w:rsid w:val="00B3796D"/>
    <w:rsid w:val="00B5160D"/>
    <w:rsid w:val="00B6213B"/>
    <w:rsid w:val="00B75166"/>
    <w:rsid w:val="00B81B91"/>
    <w:rsid w:val="00B8689D"/>
    <w:rsid w:val="00BB3A53"/>
    <w:rsid w:val="00BC0FAF"/>
    <w:rsid w:val="00BC7608"/>
    <w:rsid w:val="00BD04A8"/>
    <w:rsid w:val="00BD1686"/>
    <w:rsid w:val="00BD1CE6"/>
    <w:rsid w:val="00BD2601"/>
    <w:rsid w:val="00BE0252"/>
    <w:rsid w:val="00BF41EE"/>
    <w:rsid w:val="00C03F91"/>
    <w:rsid w:val="00C05636"/>
    <w:rsid w:val="00C20EBB"/>
    <w:rsid w:val="00C27B64"/>
    <w:rsid w:val="00C33D62"/>
    <w:rsid w:val="00C345C1"/>
    <w:rsid w:val="00C44487"/>
    <w:rsid w:val="00C5415C"/>
    <w:rsid w:val="00C56A5B"/>
    <w:rsid w:val="00C57569"/>
    <w:rsid w:val="00C60346"/>
    <w:rsid w:val="00C65AF9"/>
    <w:rsid w:val="00C66878"/>
    <w:rsid w:val="00C67BC1"/>
    <w:rsid w:val="00C71C95"/>
    <w:rsid w:val="00C73C4B"/>
    <w:rsid w:val="00C86ED1"/>
    <w:rsid w:val="00C97D50"/>
    <w:rsid w:val="00CA2665"/>
    <w:rsid w:val="00CA6174"/>
    <w:rsid w:val="00CB5F73"/>
    <w:rsid w:val="00CD2DE4"/>
    <w:rsid w:val="00CD384F"/>
    <w:rsid w:val="00CD474D"/>
    <w:rsid w:val="00CD47E6"/>
    <w:rsid w:val="00CE0CD4"/>
    <w:rsid w:val="00CE173C"/>
    <w:rsid w:val="00CE271F"/>
    <w:rsid w:val="00CE7033"/>
    <w:rsid w:val="00CF2C4A"/>
    <w:rsid w:val="00CF3956"/>
    <w:rsid w:val="00CF51D9"/>
    <w:rsid w:val="00CF6D52"/>
    <w:rsid w:val="00D01799"/>
    <w:rsid w:val="00D04793"/>
    <w:rsid w:val="00D129E4"/>
    <w:rsid w:val="00D16DBE"/>
    <w:rsid w:val="00D20A83"/>
    <w:rsid w:val="00D20B56"/>
    <w:rsid w:val="00D23C56"/>
    <w:rsid w:val="00D3089B"/>
    <w:rsid w:val="00D34365"/>
    <w:rsid w:val="00D34D71"/>
    <w:rsid w:val="00D365A0"/>
    <w:rsid w:val="00D6105E"/>
    <w:rsid w:val="00D91E53"/>
    <w:rsid w:val="00D94224"/>
    <w:rsid w:val="00DA461A"/>
    <w:rsid w:val="00DA73AC"/>
    <w:rsid w:val="00DB2081"/>
    <w:rsid w:val="00DB7809"/>
    <w:rsid w:val="00DC0DCE"/>
    <w:rsid w:val="00DC2056"/>
    <w:rsid w:val="00DC3D24"/>
    <w:rsid w:val="00DC4649"/>
    <w:rsid w:val="00DE360C"/>
    <w:rsid w:val="00DE7CE6"/>
    <w:rsid w:val="00E00D08"/>
    <w:rsid w:val="00E04121"/>
    <w:rsid w:val="00E10D41"/>
    <w:rsid w:val="00E12373"/>
    <w:rsid w:val="00E139B1"/>
    <w:rsid w:val="00E1469C"/>
    <w:rsid w:val="00E15F09"/>
    <w:rsid w:val="00E3145C"/>
    <w:rsid w:val="00E348EC"/>
    <w:rsid w:val="00E374CD"/>
    <w:rsid w:val="00E66BAD"/>
    <w:rsid w:val="00E93306"/>
    <w:rsid w:val="00EA4B5B"/>
    <w:rsid w:val="00EB36B9"/>
    <w:rsid w:val="00EB683D"/>
    <w:rsid w:val="00EC3F06"/>
    <w:rsid w:val="00EC6628"/>
    <w:rsid w:val="00ED57C5"/>
    <w:rsid w:val="00ED7B4B"/>
    <w:rsid w:val="00EF08AC"/>
    <w:rsid w:val="00EF28B1"/>
    <w:rsid w:val="00EF58A7"/>
    <w:rsid w:val="00F0338C"/>
    <w:rsid w:val="00F27251"/>
    <w:rsid w:val="00F34F3B"/>
    <w:rsid w:val="00F425C7"/>
    <w:rsid w:val="00F47F12"/>
    <w:rsid w:val="00F50D16"/>
    <w:rsid w:val="00F52FF9"/>
    <w:rsid w:val="00F60925"/>
    <w:rsid w:val="00F773D3"/>
    <w:rsid w:val="00F84077"/>
    <w:rsid w:val="00F96D16"/>
    <w:rsid w:val="00FA6DD2"/>
    <w:rsid w:val="00FA7C54"/>
    <w:rsid w:val="00FC7EFA"/>
    <w:rsid w:val="00FD23EC"/>
    <w:rsid w:val="00FF5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1A0F3"/>
  <w15:chartTrackingRefBased/>
  <w15:docId w15:val="{D67E1669-596D-0040-A83F-E9202C7CE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5D3A50"/>
    <w:pPr>
      <w:spacing w:after="200"/>
    </w:pPr>
    <w:rPr>
      <w:rFonts w:eastAsia="Times New Roman"/>
    </w:rPr>
  </w:style>
  <w:style w:type="paragraph" w:styleId="Heading1">
    <w:name w:val="heading 1"/>
    <w:basedOn w:val="Normal"/>
    <w:next w:val="Normal"/>
    <w:link w:val="Heading1Char"/>
    <w:uiPriority w:val="9"/>
    <w:qFormat/>
    <w:rsid w:val="003C3CC7"/>
    <w:pPr>
      <w:keepNext/>
      <w:keepLines/>
      <w:spacing w:before="480" w:after="480" w:line="276" w:lineRule="auto"/>
      <w:ind w:left="431" w:hanging="431"/>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C3CC7"/>
    <w:pPr>
      <w:keepNext/>
      <w:keepLines/>
      <w:spacing w:before="120" w:after="240" w:line="276" w:lineRule="auto"/>
      <w:ind w:left="578" w:hanging="57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C3CC7"/>
    <w:pPr>
      <w:keepNext/>
      <w:keepLines/>
      <w:spacing w:before="120" w:after="240" w:line="276" w:lineRule="auto"/>
      <w:ind w:left="720" w:hanging="720"/>
      <w:outlineLvl w:val="2"/>
    </w:pPr>
    <w:rPr>
      <w:rFonts w:eastAsiaTheme="majorEastAsia" w:cstheme="majorBidi"/>
      <w:b/>
      <w:i/>
    </w:rPr>
  </w:style>
  <w:style w:type="paragraph" w:styleId="Heading4">
    <w:name w:val="heading 4"/>
    <w:basedOn w:val="Normal"/>
    <w:next w:val="Normal"/>
    <w:link w:val="Heading4Char"/>
    <w:uiPriority w:val="9"/>
    <w:unhideWhenUsed/>
    <w:qFormat/>
    <w:rsid w:val="003C3CC7"/>
    <w:pPr>
      <w:keepNext/>
      <w:keepLines/>
      <w:suppressAutoHyphens/>
      <w:spacing w:before="120" w:after="240" w:line="276" w:lineRule="auto"/>
      <w:ind w:left="862" w:hanging="862"/>
      <w:textDirection w:val="btLr"/>
      <w:textAlignment w:val="top"/>
      <w:outlineLvl w:val="3"/>
    </w:pPr>
    <w:rPr>
      <w:i/>
      <w:position w:val="-1"/>
      <w:szCs w:val="26"/>
    </w:rPr>
  </w:style>
  <w:style w:type="paragraph" w:styleId="Heading5">
    <w:name w:val="heading 5"/>
    <w:basedOn w:val="Normal"/>
    <w:next w:val="Normal"/>
    <w:link w:val="Heading5Char"/>
    <w:uiPriority w:val="9"/>
    <w:semiHidden/>
    <w:unhideWhenUsed/>
    <w:qFormat/>
    <w:rsid w:val="00017377"/>
    <w:pPr>
      <w:keepNext/>
      <w:keepLines/>
      <w:suppressAutoHyphens/>
      <w:spacing w:before="220" w:after="40"/>
      <w:ind w:left="1" w:hangingChars="1" w:hanging="1"/>
      <w:textDirection w:val="btLr"/>
      <w:textAlignment w:val="top"/>
      <w:outlineLvl w:val="4"/>
    </w:pPr>
    <w:rPr>
      <w:b/>
      <w:position w:val="-1"/>
      <w:sz w:val="22"/>
      <w:szCs w:val="22"/>
    </w:rPr>
  </w:style>
  <w:style w:type="paragraph" w:styleId="Heading6">
    <w:name w:val="heading 6"/>
    <w:basedOn w:val="Normal"/>
    <w:next w:val="Normal"/>
    <w:link w:val="Heading6Char"/>
    <w:uiPriority w:val="9"/>
    <w:semiHidden/>
    <w:unhideWhenUsed/>
    <w:qFormat/>
    <w:rsid w:val="00017377"/>
    <w:pPr>
      <w:keepNext/>
      <w:keepLines/>
      <w:suppressAutoHyphens/>
      <w:spacing w:before="200" w:after="40"/>
      <w:ind w:left="1" w:hangingChars="1" w:hanging="1"/>
      <w:textDirection w:val="btLr"/>
      <w:textAlignment w:val="top"/>
      <w:outlineLvl w:val="5"/>
    </w:pPr>
    <w:rPr>
      <w:b/>
      <w:position w:val="-1"/>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3B46BA"/>
    <w:pPr>
      <w:spacing w:before="100" w:beforeAutospacing="1" w:after="100" w:afterAutospacing="1"/>
    </w:pPr>
  </w:style>
  <w:style w:type="table" w:styleId="TableGrid">
    <w:name w:val="Table Grid"/>
    <w:basedOn w:val="TableNormal"/>
    <w:uiPriority w:val="39"/>
    <w:rsid w:val="00BC76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7608"/>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BC7608"/>
  </w:style>
  <w:style w:type="paragraph" w:styleId="Footer">
    <w:name w:val="footer"/>
    <w:basedOn w:val="Normal"/>
    <w:link w:val="FooterChar"/>
    <w:uiPriority w:val="99"/>
    <w:unhideWhenUsed/>
    <w:rsid w:val="00BC7608"/>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BC7608"/>
  </w:style>
  <w:style w:type="character" w:customStyle="1" w:styleId="Heading1Char">
    <w:name w:val="Heading 1 Char"/>
    <w:basedOn w:val="DefaultParagraphFont"/>
    <w:link w:val="Heading1"/>
    <w:uiPriority w:val="9"/>
    <w:rsid w:val="003C3CC7"/>
    <w:rPr>
      <w:rFonts w:eastAsiaTheme="majorEastAsia" w:cstheme="majorBidi"/>
      <w:b/>
      <w:sz w:val="28"/>
      <w:szCs w:val="32"/>
    </w:rPr>
  </w:style>
  <w:style w:type="paragraph" w:styleId="TOCHeading">
    <w:name w:val="TOC Heading"/>
    <w:basedOn w:val="Heading1"/>
    <w:next w:val="Normal"/>
    <w:uiPriority w:val="39"/>
    <w:unhideWhenUsed/>
    <w:qFormat/>
    <w:rsid w:val="00BC7608"/>
    <w:pPr>
      <w:outlineLvl w:val="9"/>
    </w:pPr>
    <w:rPr>
      <w:b w:val="0"/>
      <w:bCs/>
      <w:szCs w:val="28"/>
    </w:rPr>
  </w:style>
  <w:style w:type="paragraph" w:styleId="TOC1">
    <w:name w:val="toc 1"/>
    <w:aliases w:val="KHOA-LUAN"/>
    <w:basedOn w:val="Normal"/>
    <w:next w:val="Normal"/>
    <w:autoRedefine/>
    <w:uiPriority w:val="39"/>
    <w:unhideWhenUsed/>
    <w:rsid w:val="005A6791"/>
    <w:rPr>
      <w:rFonts w:eastAsiaTheme="minorHAnsi" w:cstheme="minorHAnsi"/>
      <w:bCs/>
      <w:iCs/>
      <w:color w:val="000000" w:themeColor="text1"/>
      <w:sz w:val="28"/>
    </w:rPr>
  </w:style>
  <w:style w:type="paragraph" w:styleId="TOC2">
    <w:name w:val="toc 2"/>
    <w:aliases w:val="KHOA-LUAN-2"/>
    <w:basedOn w:val="Normal"/>
    <w:next w:val="Normal"/>
    <w:uiPriority w:val="39"/>
    <w:unhideWhenUsed/>
    <w:rsid w:val="00003717"/>
    <w:pPr>
      <w:spacing w:after="120"/>
    </w:pPr>
    <w:rPr>
      <w:rFonts w:eastAsiaTheme="minorHAnsi" w:cstheme="minorHAnsi"/>
      <w:bCs/>
      <w:color w:val="000000" w:themeColor="text1"/>
      <w:szCs w:val="22"/>
    </w:rPr>
  </w:style>
  <w:style w:type="paragraph" w:styleId="TOC3">
    <w:name w:val="toc 3"/>
    <w:aliases w:val="KHOA-LUAN-3"/>
    <w:basedOn w:val="Normal"/>
    <w:next w:val="Normal"/>
    <w:autoRedefine/>
    <w:uiPriority w:val="39"/>
    <w:unhideWhenUsed/>
    <w:rsid w:val="000E4E15"/>
    <w:pPr>
      <w:spacing w:after="120"/>
      <w:ind w:left="284"/>
    </w:pPr>
    <w:rPr>
      <w:rFonts w:eastAsiaTheme="minorHAnsi" w:cstheme="minorHAnsi"/>
      <w:color w:val="000000" w:themeColor="text1"/>
      <w:szCs w:val="20"/>
    </w:rPr>
  </w:style>
  <w:style w:type="character" w:styleId="Hyperlink">
    <w:name w:val="Hyperlink"/>
    <w:basedOn w:val="DefaultParagraphFont"/>
    <w:uiPriority w:val="99"/>
    <w:unhideWhenUsed/>
    <w:qFormat/>
    <w:rsid w:val="00BC7608"/>
    <w:rPr>
      <w:color w:val="0563C1" w:themeColor="hyperlink"/>
      <w:u w:val="single"/>
    </w:rPr>
  </w:style>
  <w:style w:type="paragraph" w:styleId="TOC4">
    <w:name w:val="toc 4"/>
    <w:basedOn w:val="Normal"/>
    <w:next w:val="Normal"/>
    <w:autoRedefine/>
    <w:uiPriority w:val="39"/>
    <w:unhideWhenUsed/>
    <w:rsid w:val="000E4E15"/>
    <w:pPr>
      <w:spacing w:after="120"/>
      <w:ind w:left="567"/>
    </w:pPr>
    <w:rPr>
      <w:rFonts w:eastAsiaTheme="minorHAnsi" w:cstheme="minorHAnsi"/>
      <w:sz w:val="20"/>
      <w:szCs w:val="20"/>
    </w:rPr>
  </w:style>
  <w:style w:type="paragraph" w:styleId="TOC5">
    <w:name w:val="toc 5"/>
    <w:basedOn w:val="Normal"/>
    <w:next w:val="Normal"/>
    <w:autoRedefine/>
    <w:uiPriority w:val="39"/>
    <w:unhideWhenUsed/>
    <w:rsid w:val="00BC7608"/>
    <w:pPr>
      <w:ind w:left="1040"/>
    </w:pPr>
    <w:rPr>
      <w:rFonts w:asciiTheme="minorHAnsi" w:eastAsiaTheme="minorHAnsi" w:hAnsiTheme="minorHAnsi" w:cstheme="minorHAnsi"/>
      <w:sz w:val="20"/>
      <w:szCs w:val="20"/>
    </w:rPr>
  </w:style>
  <w:style w:type="paragraph" w:styleId="TOC6">
    <w:name w:val="toc 6"/>
    <w:basedOn w:val="Normal"/>
    <w:next w:val="Normal"/>
    <w:autoRedefine/>
    <w:uiPriority w:val="39"/>
    <w:unhideWhenUsed/>
    <w:rsid w:val="00BC7608"/>
    <w:pPr>
      <w:ind w:left="1300"/>
    </w:pPr>
    <w:rPr>
      <w:rFonts w:asciiTheme="minorHAnsi" w:eastAsiaTheme="minorHAnsi" w:hAnsiTheme="minorHAnsi" w:cstheme="minorHAnsi"/>
      <w:sz w:val="20"/>
      <w:szCs w:val="20"/>
    </w:rPr>
  </w:style>
  <w:style w:type="paragraph" w:styleId="TOC7">
    <w:name w:val="toc 7"/>
    <w:basedOn w:val="Normal"/>
    <w:next w:val="Normal"/>
    <w:autoRedefine/>
    <w:uiPriority w:val="39"/>
    <w:unhideWhenUsed/>
    <w:rsid w:val="00BC7608"/>
    <w:pPr>
      <w:ind w:left="1560"/>
    </w:pPr>
    <w:rPr>
      <w:rFonts w:asciiTheme="minorHAnsi" w:eastAsiaTheme="minorHAnsi" w:hAnsiTheme="minorHAnsi" w:cstheme="minorHAnsi"/>
      <w:sz w:val="20"/>
      <w:szCs w:val="20"/>
    </w:rPr>
  </w:style>
  <w:style w:type="paragraph" w:styleId="TOC8">
    <w:name w:val="toc 8"/>
    <w:basedOn w:val="Normal"/>
    <w:next w:val="Normal"/>
    <w:autoRedefine/>
    <w:uiPriority w:val="39"/>
    <w:unhideWhenUsed/>
    <w:rsid w:val="00BC7608"/>
    <w:pPr>
      <w:ind w:left="1820"/>
    </w:pPr>
    <w:rPr>
      <w:rFonts w:asciiTheme="minorHAnsi" w:eastAsiaTheme="minorHAnsi" w:hAnsiTheme="minorHAnsi" w:cstheme="minorHAnsi"/>
      <w:sz w:val="20"/>
      <w:szCs w:val="20"/>
    </w:rPr>
  </w:style>
  <w:style w:type="paragraph" w:styleId="TOC9">
    <w:name w:val="toc 9"/>
    <w:basedOn w:val="Normal"/>
    <w:next w:val="Normal"/>
    <w:autoRedefine/>
    <w:uiPriority w:val="39"/>
    <w:unhideWhenUsed/>
    <w:rsid w:val="00BC7608"/>
    <w:pPr>
      <w:ind w:left="2080"/>
    </w:pPr>
    <w:rPr>
      <w:rFonts w:asciiTheme="minorHAnsi" w:eastAsiaTheme="minorHAnsi" w:hAnsiTheme="minorHAnsi" w:cstheme="minorHAnsi"/>
      <w:sz w:val="20"/>
      <w:szCs w:val="20"/>
    </w:rPr>
  </w:style>
  <w:style w:type="character" w:styleId="PageNumber">
    <w:name w:val="page number"/>
    <w:basedOn w:val="DefaultParagraphFont"/>
    <w:uiPriority w:val="99"/>
    <w:semiHidden/>
    <w:unhideWhenUsed/>
    <w:rsid w:val="0018301E"/>
  </w:style>
  <w:style w:type="paragraph" w:styleId="Caption">
    <w:name w:val="caption"/>
    <w:basedOn w:val="Normal"/>
    <w:next w:val="Normal"/>
    <w:uiPriority w:val="35"/>
    <w:unhideWhenUsed/>
    <w:qFormat/>
    <w:rsid w:val="00296BC8"/>
    <w:pPr>
      <w:jc w:val="center"/>
    </w:pPr>
    <w:rPr>
      <w:i/>
      <w:iCs/>
      <w:sz w:val="18"/>
      <w:szCs w:val="18"/>
    </w:rPr>
  </w:style>
  <w:style w:type="paragraph" w:styleId="TableofFigures">
    <w:name w:val="table of figures"/>
    <w:aliases w:val="KHOA-LUAN-IMG"/>
    <w:basedOn w:val="Normal"/>
    <w:next w:val="Normal"/>
    <w:autoRedefine/>
    <w:uiPriority w:val="99"/>
    <w:unhideWhenUsed/>
    <w:rsid w:val="008E68B5"/>
    <w:rPr>
      <w:color w:val="000000" w:themeColor="text1"/>
    </w:rPr>
  </w:style>
  <w:style w:type="paragraph" w:styleId="Bibliography">
    <w:name w:val="Bibliography"/>
    <w:basedOn w:val="Normal"/>
    <w:next w:val="Normal"/>
    <w:uiPriority w:val="37"/>
    <w:unhideWhenUsed/>
    <w:rsid w:val="00EC3F06"/>
  </w:style>
  <w:style w:type="character" w:customStyle="1" w:styleId="apple-tab-span">
    <w:name w:val="apple-tab-span"/>
    <w:basedOn w:val="DefaultParagraphFont"/>
    <w:rsid w:val="006406DC"/>
  </w:style>
  <w:style w:type="character" w:styleId="FollowedHyperlink">
    <w:name w:val="FollowedHyperlink"/>
    <w:basedOn w:val="DefaultParagraphFont"/>
    <w:uiPriority w:val="99"/>
    <w:semiHidden/>
    <w:unhideWhenUsed/>
    <w:rsid w:val="001C2E46"/>
    <w:rPr>
      <w:color w:val="954F72" w:themeColor="followedHyperlink"/>
      <w:u w:val="single"/>
    </w:rPr>
  </w:style>
  <w:style w:type="paragraph" w:styleId="ListParagraph">
    <w:name w:val="List Paragraph"/>
    <w:basedOn w:val="Normal"/>
    <w:uiPriority w:val="34"/>
    <w:qFormat/>
    <w:rsid w:val="003E5030"/>
    <w:pPr>
      <w:ind w:left="720"/>
      <w:contextualSpacing/>
    </w:pPr>
  </w:style>
  <w:style w:type="character" w:styleId="PlaceholderText">
    <w:name w:val="Placeholder Text"/>
    <w:basedOn w:val="DefaultParagraphFont"/>
    <w:uiPriority w:val="99"/>
    <w:semiHidden/>
    <w:rsid w:val="000A634D"/>
    <w:rPr>
      <w:color w:val="808080"/>
    </w:rPr>
  </w:style>
  <w:style w:type="character" w:customStyle="1" w:styleId="Heading2Char">
    <w:name w:val="Heading 2 Char"/>
    <w:basedOn w:val="DefaultParagraphFont"/>
    <w:link w:val="Heading2"/>
    <w:uiPriority w:val="9"/>
    <w:rsid w:val="003C3CC7"/>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3C3CC7"/>
    <w:rPr>
      <w:rFonts w:eastAsiaTheme="majorEastAsia" w:cstheme="majorBidi"/>
      <w:b/>
      <w:i/>
    </w:rPr>
  </w:style>
  <w:style w:type="character" w:customStyle="1" w:styleId="Heading4Char">
    <w:name w:val="Heading 4 Char"/>
    <w:basedOn w:val="DefaultParagraphFont"/>
    <w:link w:val="Heading4"/>
    <w:uiPriority w:val="9"/>
    <w:rsid w:val="003C3CC7"/>
    <w:rPr>
      <w:rFonts w:eastAsia="Times New Roman"/>
      <w:i/>
      <w:position w:val="-1"/>
      <w:szCs w:val="26"/>
    </w:rPr>
  </w:style>
  <w:style w:type="character" w:customStyle="1" w:styleId="Heading5Char">
    <w:name w:val="Heading 5 Char"/>
    <w:basedOn w:val="DefaultParagraphFont"/>
    <w:link w:val="Heading5"/>
    <w:uiPriority w:val="9"/>
    <w:semiHidden/>
    <w:rsid w:val="00017377"/>
    <w:rPr>
      <w:rFonts w:eastAsia="Times New Roman"/>
      <w:b/>
      <w:position w:val="-1"/>
      <w:sz w:val="22"/>
      <w:szCs w:val="22"/>
    </w:rPr>
  </w:style>
  <w:style w:type="character" w:customStyle="1" w:styleId="Heading6Char">
    <w:name w:val="Heading 6 Char"/>
    <w:basedOn w:val="DefaultParagraphFont"/>
    <w:link w:val="Heading6"/>
    <w:uiPriority w:val="9"/>
    <w:semiHidden/>
    <w:rsid w:val="00017377"/>
    <w:rPr>
      <w:rFonts w:eastAsia="Times New Roman"/>
      <w:b/>
      <w:position w:val="-1"/>
      <w:sz w:val="20"/>
      <w:szCs w:val="20"/>
    </w:rPr>
  </w:style>
  <w:style w:type="paragraph" w:styleId="Title">
    <w:name w:val="Title"/>
    <w:basedOn w:val="Normal"/>
    <w:next w:val="Normal"/>
    <w:link w:val="TitleChar"/>
    <w:uiPriority w:val="10"/>
    <w:qFormat/>
    <w:rsid w:val="00017377"/>
    <w:pPr>
      <w:keepNext/>
      <w:keepLines/>
      <w:suppressAutoHyphens/>
      <w:spacing w:before="480" w:after="120"/>
      <w:ind w:left="1" w:hangingChars="1" w:hanging="1"/>
      <w:textDirection w:val="btLr"/>
      <w:textAlignment w:val="top"/>
      <w:outlineLvl w:val="0"/>
    </w:pPr>
    <w:rPr>
      <w:b/>
      <w:position w:val="-1"/>
      <w:sz w:val="72"/>
      <w:szCs w:val="72"/>
    </w:rPr>
  </w:style>
  <w:style w:type="character" w:customStyle="1" w:styleId="TitleChar">
    <w:name w:val="Title Char"/>
    <w:basedOn w:val="DefaultParagraphFont"/>
    <w:link w:val="Title"/>
    <w:uiPriority w:val="10"/>
    <w:rsid w:val="00017377"/>
    <w:rPr>
      <w:rFonts w:eastAsia="Times New Roman"/>
      <w:b/>
      <w:position w:val="-1"/>
      <w:sz w:val="72"/>
      <w:szCs w:val="72"/>
    </w:rPr>
  </w:style>
  <w:style w:type="paragraph" w:customStyle="1" w:styleId="CoverT">
    <w:name w:val="CoverT"/>
    <w:basedOn w:val="Normal"/>
    <w:rsid w:val="00017377"/>
    <w:pPr>
      <w:tabs>
        <w:tab w:val="center" w:pos="1134"/>
        <w:tab w:val="center" w:pos="5670"/>
      </w:tabs>
      <w:suppressAutoHyphens/>
      <w:spacing w:line="276" w:lineRule="auto"/>
      <w:ind w:leftChars="-1" w:left="-1" w:hangingChars="1" w:hanging="1"/>
      <w:jc w:val="center"/>
      <w:textDirection w:val="btLr"/>
      <w:textAlignment w:val="top"/>
      <w:outlineLvl w:val="0"/>
    </w:pPr>
    <w:rPr>
      <w:b/>
      <w:caps/>
      <w:position w:val="-1"/>
      <w:sz w:val="32"/>
      <w:szCs w:val="20"/>
    </w:rPr>
  </w:style>
  <w:style w:type="character" w:customStyle="1" w:styleId="CoverTChar">
    <w:name w:val="CoverT Char"/>
    <w:rsid w:val="00017377"/>
    <w:rPr>
      <w:b/>
      <w:caps/>
      <w:w w:val="100"/>
      <w:position w:val="-1"/>
      <w:sz w:val="32"/>
      <w:effect w:val="none"/>
      <w:vertAlign w:val="baseline"/>
      <w:cs w:val="0"/>
      <w:em w:val="none"/>
    </w:rPr>
  </w:style>
  <w:style w:type="paragraph" w:customStyle="1" w:styleId="Cover">
    <w:name w:val="Cover"/>
    <w:basedOn w:val="Normal"/>
    <w:rsid w:val="00017377"/>
    <w:pPr>
      <w:suppressAutoHyphens/>
      <w:spacing w:line="276" w:lineRule="auto"/>
      <w:ind w:leftChars="-1" w:left="-1" w:hangingChars="1" w:hanging="1"/>
      <w:jc w:val="center"/>
      <w:textDirection w:val="btLr"/>
      <w:textAlignment w:val="top"/>
      <w:outlineLvl w:val="0"/>
    </w:pPr>
    <w:rPr>
      <w:caps/>
      <w:position w:val="-1"/>
      <w:sz w:val="28"/>
      <w:szCs w:val="28"/>
    </w:rPr>
  </w:style>
  <w:style w:type="character" w:customStyle="1" w:styleId="CoverChar">
    <w:name w:val="Cover Char"/>
    <w:rsid w:val="00017377"/>
    <w:rPr>
      <w:caps/>
      <w:w w:val="100"/>
      <w:position w:val="-1"/>
      <w:sz w:val="28"/>
      <w:szCs w:val="28"/>
      <w:effect w:val="none"/>
      <w:vertAlign w:val="baseline"/>
      <w:cs w:val="0"/>
      <w:em w:val="none"/>
    </w:rPr>
  </w:style>
  <w:style w:type="character" w:customStyle="1" w:styleId="ff3">
    <w:name w:val="ff3"/>
    <w:basedOn w:val="DefaultParagraphFont"/>
    <w:rsid w:val="00017377"/>
    <w:rPr>
      <w:w w:val="100"/>
      <w:position w:val="-1"/>
      <w:effect w:val="none"/>
      <w:vertAlign w:val="baseline"/>
      <w:cs w:val="0"/>
      <w:em w:val="none"/>
    </w:rPr>
  </w:style>
  <w:style w:type="character" w:styleId="Strong">
    <w:name w:val="Strong"/>
    <w:rsid w:val="00017377"/>
    <w:rPr>
      <w:b/>
      <w:bCs/>
      <w:w w:val="100"/>
      <w:position w:val="-1"/>
      <w:effect w:val="none"/>
      <w:vertAlign w:val="baseline"/>
      <w:cs w:val="0"/>
      <w:em w:val="none"/>
    </w:rPr>
  </w:style>
  <w:style w:type="paragraph" w:customStyle="1" w:styleId="has-line-data">
    <w:name w:val="has-line-data"/>
    <w:basedOn w:val="Normal"/>
    <w:rsid w:val="00017377"/>
    <w:pPr>
      <w:suppressAutoHyphens/>
      <w:spacing w:before="100" w:beforeAutospacing="1" w:after="100" w:afterAutospacing="1" w:line="1" w:lineRule="atLeast"/>
      <w:ind w:leftChars="-1" w:left="-1" w:hangingChars="1" w:hanging="1"/>
      <w:textDirection w:val="btLr"/>
      <w:textAlignment w:val="top"/>
      <w:outlineLvl w:val="0"/>
    </w:pPr>
    <w:rPr>
      <w:position w:val="-1"/>
      <w:szCs w:val="26"/>
    </w:rPr>
  </w:style>
  <w:style w:type="character" w:styleId="Emphasis">
    <w:name w:val="Emphasis"/>
    <w:rsid w:val="00017377"/>
    <w:rPr>
      <w:i/>
      <w:iCs/>
      <w:w w:val="100"/>
      <w:position w:val="-1"/>
      <w:effect w:val="none"/>
      <w:vertAlign w:val="baseline"/>
      <w:cs w:val="0"/>
      <w:em w:val="none"/>
    </w:rPr>
  </w:style>
  <w:style w:type="character" w:styleId="UnresolvedMention">
    <w:name w:val="Unresolved Mention"/>
    <w:uiPriority w:val="99"/>
    <w:qFormat/>
    <w:rsid w:val="00017377"/>
    <w:rPr>
      <w:color w:val="605E5C"/>
      <w:w w:val="100"/>
      <w:position w:val="-1"/>
      <w:effect w:val="none"/>
      <w:shd w:val="clear" w:color="auto" w:fill="E1DFDD"/>
      <w:vertAlign w:val="baseline"/>
      <w:cs w:val="0"/>
      <w:em w:val="none"/>
    </w:rPr>
  </w:style>
  <w:style w:type="paragraph" w:styleId="Subtitle">
    <w:name w:val="Subtitle"/>
    <w:basedOn w:val="Normal"/>
    <w:next w:val="Normal"/>
    <w:link w:val="SubtitleChar"/>
    <w:uiPriority w:val="11"/>
    <w:qFormat/>
    <w:rsid w:val="00017377"/>
    <w:pPr>
      <w:keepNext/>
      <w:keepLines/>
      <w:suppressAutoHyphens/>
      <w:spacing w:before="360" w:after="80"/>
      <w:ind w:left="1" w:hangingChars="1" w:hanging="1"/>
      <w:textDirection w:val="btLr"/>
      <w:textAlignment w:val="top"/>
      <w:outlineLvl w:val="0"/>
    </w:pPr>
    <w:rPr>
      <w:rFonts w:ascii="Georgia" w:eastAsia="Georgia" w:hAnsi="Georgia" w:cs="Georgia"/>
      <w:i/>
      <w:color w:val="666666"/>
      <w:position w:val="-1"/>
      <w:sz w:val="48"/>
      <w:szCs w:val="48"/>
    </w:rPr>
  </w:style>
  <w:style w:type="character" w:customStyle="1" w:styleId="SubtitleChar">
    <w:name w:val="Subtitle Char"/>
    <w:basedOn w:val="DefaultParagraphFont"/>
    <w:link w:val="Subtitle"/>
    <w:uiPriority w:val="11"/>
    <w:rsid w:val="00017377"/>
    <w:rPr>
      <w:rFonts w:ascii="Georgia" w:eastAsia="Georgia" w:hAnsi="Georgia" w:cs="Georgia"/>
      <w:i/>
      <w:color w:val="666666"/>
      <w:position w:val="-1"/>
      <w:sz w:val="48"/>
      <w:szCs w:val="48"/>
    </w:rPr>
  </w:style>
  <w:style w:type="paragraph" w:styleId="HTMLPreformatted">
    <w:name w:val="HTML Preformatted"/>
    <w:basedOn w:val="Normal"/>
    <w:link w:val="HTMLPreformattedChar"/>
    <w:uiPriority w:val="99"/>
    <w:semiHidden/>
    <w:unhideWhenUsed/>
    <w:rsid w:val="007C6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6137"/>
    <w:rPr>
      <w:rFonts w:ascii="Courier New" w:eastAsia="Times New Roman" w:hAnsi="Courier New" w:cs="Courier New"/>
      <w:sz w:val="20"/>
      <w:szCs w:val="20"/>
    </w:rPr>
  </w:style>
  <w:style w:type="character" w:customStyle="1" w:styleId="y2iqfc">
    <w:name w:val="y2iqfc"/>
    <w:basedOn w:val="DefaultParagraphFont"/>
    <w:rsid w:val="00401469"/>
  </w:style>
  <w:style w:type="paragraph" w:styleId="Revision">
    <w:name w:val="Revision"/>
    <w:hidden/>
    <w:uiPriority w:val="99"/>
    <w:semiHidden/>
    <w:rsid w:val="0024328F"/>
    <w:pPr>
      <w:spacing w:line="240" w:lineRule="auto"/>
      <w:jc w:val="left"/>
    </w:pPr>
    <w:rPr>
      <w:rFonts w:eastAsia="Times New Roman"/>
    </w:rPr>
  </w:style>
  <w:style w:type="character" w:styleId="CommentReference">
    <w:name w:val="annotation reference"/>
    <w:basedOn w:val="DefaultParagraphFont"/>
    <w:uiPriority w:val="99"/>
    <w:semiHidden/>
    <w:unhideWhenUsed/>
    <w:rsid w:val="00574AF2"/>
    <w:rPr>
      <w:sz w:val="16"/>
      <w:szCs w:val="16"/>
    </w:rPr>
  </w:style>
  <w:style w:type="paragraph" w:styleId="CommentText">
    <w:name w:val="annotation text"/>
    <w:basedOn w:val="Normal"/>
    <w:link w:val="CommentTextChar"/>
    <w:uiPriority w:val="99"/>
    <w:unhideWhenUsed/>
    <w:rsid w:val="00574AF2"/>
    <w:pPr>
      <w:spacing w:line="240" w:lineRule="auto"/>
    </w:pPr>
    <w:rPr>
      <w:sz w:val="20"/>
      <w:szCs w:val="20"/>
    </w:rPr>
  </w:style>
  <w:style w:type="character" w:customStyle="1" w:styleId="CommentTextChar">
    <w:name w:val="Comment Text Char"/>
    <w:basedOn w:val="DefaultParagraphFont"/>
    <w:link w:val="CommentText"/>
    <w:uiPriority w:val="99"/>
    <w:rsid w:val="00574AF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574AF2"/>
    <w:rPr>
      <w:b/>
      <w:bCs/>
    </w:rPr>
  </w:style>
  <w:style w:type="character" w:customStyle="1" w:styleId="CommentSubjectChar">
    <w:name w:val="Comment Subject Char"/>
    <w:basedOn w:val="CommentTextChar"/>
    <w:link w:val="CommentSubject"/>
    <w:uiPriority w:val="99"/>
    <w:semiHidden/>
    <w:rsid w:val="00574AF2"/>
    <w:rPr>
      <w:rFonts w:eastAsia="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55">
      <w:bodyDiv w:val="1"/>
      <w:marLeft w:val="0"/>
      <w:marRight w:val="0"/>
      <w:marTop w:val="0"/>
      <w:marBottom w:val="0"/>
      <w:divBdr>
        <w:top w:val="none" w:sz="0" w:space="0" w:color="auto"/>
        <w:left w:val="none" w:sz="0" w:space="0" w:color="auto"/>
        <w:bottom w:val="none" w:sz="0" w:space="0" w:color="auto"/>
        <w:right w:val="none" w:sz="0" w:space="0" w:color="auto"/>
      </w:divBdr>
    </w:div>
    <w:div w:id="38945299">
      <w:bodyDiv w:val="1"/>
      <w:marLeft w:val="0"/>
      <w:marRight w:val="0"/>
      <w:marTop w:val="0"/>
      <w:marBottom w:val="0"/>
      <w:divBdr>
        <w:top w:val="none" w:sz="0" w:space="0" w:color="auto"/>
        <w:left w:val="none" w:sz="0" w:space="0" w:color="auto"/>
        <w:bottom w:val="none" w:sz="0" w:space="0" w:color="auto"/>
        <w:right w:val="none" w:sz="0" w:space="0" w:color="auto"/>
      </w:divBdr>
    </w:div>
    <w:div w:id="44374915">
      <w:bodyDiv w:val="1"/>
      <w:marLeft w:val="0"/>
      <w:marRight w:val="0"/>
      <w:marTop w:val="0"/>
      <w:marBottom w:val="0"/>
      <w:divBdr>
        <w:top w:val="none" w:sz="0" w:space="0" w:color="auto"/>
        <w:left w:val="none" w:sz="0" w:space="0" w:color="auto"/>
        <w:bottom w:val="none" w:sz="0" w:space="0" w:color="auto"/>
        <w:right w:val="none" w:sz="0" w:space="0" w:color="auto"/>
      </w:divBdr>
    </w:div>
    <w:div w:id="46228692">
      <w:bodyDiv w:val="1"/>
      <w:marLeft w:val="0"/>
      <w:marRight w:val="0"/>
      <w:marTop w:val="0"/>
      <w:marBottom w:val="0"/>
      <w:divBdr>
        <w:top w:val="none" w:sz="0" w:space="0" w:color="auto"/>
        <w:left w:val="none" w:sz="0" w:space="0" w:color="auto"/>
        <w:bottom w:val="none" w:sz="0" w:space="0" w:color="auto"/>
        <w:right w:val="none" w:sz="0" w:space="0" w:color="auto"/>
      </w:divBdr>
    </w:div>
    <w:div w:id="71777346">
      <w:bodyDiv w:val="1"/>
      <w:marLeft w:val="0"/>
      <w:marRight w:val="0"/>
      <w:marTop w:val="0"/>
      <w:marBottom w:val="0"/>
      <w:divBdr>
        <w:top w:val="none" w:sz="0" w:space="0" w:color="auto"/>
        <w:left w:val="none" w:sz="0" w:space="0" w:color="auto"/>
        <w:bottom w:val="none" w:sz="0" w:space="0" w:color="auto"/>
        <w:right w:val="none" w:sz="0" w:space="0" w:color="auto"/>
      </w:divBdr>
    </w:div>
    <w:div w:id="78917159">
      <w:bodyDiv w:val="1"/>
      <w:marLeft w:val="0"/>
      <w:marRight w:val="0"/>
      <w:marTop w:val="0"/>
      <w:marBottom w:val="0"/>
      <w:divBdr>
        <w:top w:val="none" w:sz="0" w:space="0" w:color="auto"/>
        <w:left w:val="none" w:sz="0" w:space="0" w:color="auto"/>
        <w:bottom w:val="none" w:sz="0" w:space="0" w:color="auto"/>
        <w:right w:val="none" w:sz="0" w:space="0" w:color="auto"/>
      </w:divBdr>
      <w:divsChild>
        <w:div w:id="422725730">
          <w:marLeft w:val="0"/>
          <w:marRight w:val="0"/>
          <w:marTop w:val="0"/>
          <w:marBottom w:val="0"/>
          <w:divBdr>
            <w:top w:val="none" w:sz="0" w:space="0" w:color="auto"/>
            <w:left w:val="none" w:sz="0" w:space="0" w:color="auto"/>
            <w:bottom w:val="none" w:sz="0" w:space="0" w:color="auto"/>
            <w:right w:val="none" w:sz="0" w:space="0" w:color="auto"/>
          </w:divBdr>
          <w:divsChild>
            <w:div w:id="1789666834">
              <w:marLeft w:val="0"/>
              <w:marRight w:val="0"/>
              <w:marTop w:val="0"/>
              <w:marBottom w:val="0"/>
              <w:divBdr>
                <w:top w:val="none" w:sz="0" w:space="0" w:color="auto"/>
                <w:left w:val="none" w:sz="0" w:space="0" w:color="auto"/>
                <w:bottom w:val="none" w:sz="0" w:space="0" w:color="auto"/>
                <w:right w:val="none" w:sz="0" w:space="0" w:color="auto"/>
              </w:divBdr>
              <w:divsChild>
                <w:div w:id="4094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8383">
      <w:bodyDiv w:val="1"/>
      <w:marLeft w:val="0"/>
      <w:marRight w:val="0"/>
      <w:marTop w:val="0"/>
      <w:marBottom w:val="0"/>
      <w:divBdr>
        <w:top w:val="none" w:sz="0" w:space="0" w:color="auto"/>
        <w:left w:val="none" w:sz="0" w:space="0" w:color="auto"/>
        <w:bottom w:val="none" w:sz="0" w:space="0" w:color="auto"/>
        <w:right w:val="none" w:sz="0" w:space="0" w:color="auto"/>
      </w:divBdr>
    </w:div>
    <w:div w:id="90325362">
      <w:bodyDiv w:val="1"/>
      <w:marLeft w:val="0"/>
      <w:marRight w:val="0"/>
      <w:marTop w:val="0"/>
      <w:marBottom w:val="0"/>
      <w:divBdr>
        <w:top w:val="none" w:sz="0" w:space="0" w:color="auto"/>
        <w:left w:val="none" w:sz="0" w:space="0" w:color="auto"/>
        <w:bottom w:val="none" w:sz="0" w:space="0" w:color="auto"/>
        <w:right w:val="none" w:sz="0" w:space="0" w:color="auto"/>
      </w:divBdr>
    </w:div>
    <w:div w:id="94912505">
      <w:bodyDiv w:val="1"/>
      <w:marLeft w:val="0"/>
      <w:marRight w:val="0"/>
      <w:marTop w:val="0"/>
      <w:marBottom w:val="0"/>
      <w:divBdr>
        <w:top w:val="none" w:sz="0" w:space="0" w:color="auto"/>
        <w:left w:val="none" w:sz="0" w:space="0" w:color="auto"/>
        <w:bottom w:val="none" w:sz="0" w:space="0" w:color="auto"/>
        <w:right w:val="none" w:sz="0" w:space="0" w:color="auto"/>
      </w:divBdr>
    </w:div>
    <w:div w:id="106631113">
      <w:bodyDiv w:val="1"/>
      <w:marLeft w:val="0"/>
      <w:marRight w:val="0"/>
      <w:marTop w:val="0"/>
      <w:marBottom w:val="0"/>
      <w:divBdr>
        <w:top w:val="none" w:sz="0" w:space="0" w:color="auto"/>
        <w:left w:val="none" w:sz="0" w:space="0" w:color="auto"/>
        <w:bottom w:val="none" w:sz="0" w:space="0" w:color="auto"/>
        <w:right w:val="none" w:sz="0" w:space="0" w:color="auto"/>
      </w:divBdr>
    </w:div>
    <w:div w:id="122623706">
      <w:bodyDiv w:val="1"/>
      <w:marLeft w:val="0"/>
      <w:marRight w:val="0"/>
      <w:marTop w:val="0"/>
      <w:marBottom w:val="0"/>
      <w:divBdr>
        <w:top w:val="none" w:sz="0" w:space="0" w:color="auto"/>
        <w:left w:val="none" w:sz="0" w:space="0" w:color="auto"/>
        <w:bottom w:val="none" w:sz="0" w:space="0" w:color="auto"/>
        <w:right w:val="none" w:sz="0" w:space="0" w:color="auto"/>
      </w:divBdr>
    </w:div>
    <w:div w:id="142433212">
      <w:bodyDiv w:val="1"/>
      <w:marLeft w:val="0"/>
      <w:marRight w:val="0"/>
      <w:marTop w:val="0"/>
      <w:marBottom w:val="0"/>
      <w:divBdr>
        <w:top w:val="none" w:sz="0" w:space="0" w:color="auto"/>
        <w:left w:val="none" w:sz="0" w:space="0" w:color="auto"/>
        <w:bottom w:val="none" w:sz="0" w:space="0" w:color="auto"/>
        <w:right w:val="none" w:sz="0" w:space="0" w:color="auto"/>
      </w:divBdr>
    </w:div>
    <w:div w:id="144055497">
      <w:bodyDiv w:val="1"/>
      <w:marLeft w:val="0"/>
      <w:marRight w:val="0"/>
      <w:marTop w:val="0"/>
      <w:marBottom w:val="0"/>
      <w:divBdr>
        <w:top w:val="none" w:sz="0" w:space="0" w:color="auto"/>
        <w:left w:val="none" w:sz="0" w:space="0" w:color="auto"/>
        <w:bottom w:val="none" w:sz="0" w:space="0" w:color="auto"/>
        <w:right w:val="none" w:sz="0" w:space="0" w:color="auto"/>
      </w:divBdr>
    </w:div>
    <w:div w:id="156456296">
      <w:bodyDiv w:val="1"/>
      <w:marLeft w:val="0"/>
      <w:marRight w:val="0"/>
      <w:marTop w:val="0"/>
      <w:marBottom w:val="0"/>
      <w:divBdr>
        <w:top w:val="none" w:sz="0" w:space="0" w:color="auto"/>
        <w:left w:val="none" w:sz="0" w:space="0" w:color="auto"/>
        <w:bottom w:val="none" w:sz="0" w:space="0" w:color="auto"/>
        <w:right w:val="none" w:sz="0" w:space="0" w:color="auto"/>
      </w:divBdr>
    </w:div>
    <w:div w:id="160584485">
      <w:bodyDiv w:val="1"/>
      <w:marLeft w:val="0"/>
      <w:marRight w:val="0"/>
      <w:marTop w:val="0"/>
      <w:marBottom w:val="0"/>
      <w:divBdr>
        <w:top w:val="none" w:sz="0" w:space="0" w:color="auto"/>
        <w:left w:val="none" w:sz="0" w:space="0" w:color="auto"/>
        <w:bottom w:val="none" w:sz="0" w:space="0" w:color="auto"/>
        <w:right w:val="none" w:sz="0" w:space="0" w:color="auto"/>
      </w:divBdr>
    </w:div>
    <w:div w:id="161044198">
      <w:bodyDiv w:val="1"/>
      <w:marLeft w:val="0"/>
      <w:marRight w:val="0"/>
      <w:marTop w:val="0"/>
      <w:marBottom w:val="0"/>
      <w:divBdr>
        <w:top w:val="none" w:sz="0" w:space="0" w:color="auto"/>
        <w:left w:val="none" w:sz="0" w:space="0" w:color="auto"/>
        <w:bottom w:val="none" w:sz="0" w:space="0" w:color="auto"/>
        <w:right w:val="none" w:sz="0" w:space="0" w:color="auto"/>
      </w:divBdr>
    </w:div>
    <w:div w:id="161512594">
      <w:bodyDiv w:val="1"/>
      <w:marLeft w:val="0"/>
      <w:marRight w:val="0"/>
      <w:marTop w:val="0"/>
      <w:marBottom w:val="0"/>
      <w:divBdr>
        <w:top w:val="none" w:sz="0" w:space="0" w:color="auto"/>
        <w:left w:val="none" w:sz="0" w:space="0" w:color="auto"/>
        <w:bottom w:val="none" w:sz="0" w:space="0" w:color="auto"/>
        <w:right w:val="none" w:sz="0" w:space="0" w:color="auto"/>
      </w:divBdr>
    </w:div>
    <w:div w:id="174541676">
      <w:bodyDiv w:val="1"/>
      <w:marLeft w:val="0"/>
      <w:marRight w:val="0"/>
      <w:marTop w:val="0"/>
      <w:marBottom w:val="0"/>
      <w:divBdr>
        <w:top w:val="none" w:sz="0" w:space="0" w:color="auto"/>
        <w:left w:val="none" w:sz="0" w:space="0" w:color="auto"/>
        <w:bottom w:val="none" w:sz="0" w:space="0" w:color="auto"/>
        <w:right w:val="none" w:sz="0" w:space="0" w:color="auto"/>
      </w:divBdr>
    </w:div>
    <w:div w:id="183793381">
      <w:bodyDiv w:val="1"/>
      <w:marLeft w:val="0"/>
      <w:marRight w:val="0"/>
      <w:marTop w:val="0"/>
      <w:marBottom w:val="0"/>
      <w:divBdr>
        <w:top w:val="none" w:sz="0" w:space="0" w:color="auto"/>
        <w:left w:val="none" w:sz="0" w:space="0" w:color="auto"/>
        <w:bottom w:val="none" w:sz="0" w:space="0" w:color="auto"/>
        <w:right w:val="none" w:sz="0" w:space="0" w:color="auto"/>
      </w:divBdr>
    </w:div>
    <w:div w:id="189341984">
      <w:bodyDiv w:val="1"/>
      <w:marLeft w:val="0"/>
      <w:marRight w:val="0"/>
      <w:marTop w:val="0"/>
      <w:marBottom w:val="0"/>
      <w:divBdr>
        <w:top w:val="none" w:sz="0" w:space="0" w:color="auto"/>
        <w:left w:val="none" w:sz="0" w:space="0" w:color="auto"/>
        <w:bottom w:val="none" w:sz="0" w:space="0" w:color="auto"/>
        <w:right w:val="none" w:sz="0" w:space="0" w:color="auto"/>
      </w:divBdr>
    </w:div>
    <w:div w:id="194732548">
      <w:bodyDiv w:val="1"/>
      <w:marLeft w:val="0"/>
      <w:marRight w:val="0"/>
      <w:marTop w:val="0"/>
      <w:marBottom w:val="0"/>
      <w:divBdr>
        <w:top w:val="none" w:sz="0" w:space="0" w:color="auto"/>
        <w:left w:val="none" w:sz="0" w:space="0" w:color="auto"/>
        <w:bottom w:val="none" w:sz="0" w:space="0" w:color="auto"/>
        <w:right w:val="none" w:sz="0" w:space="0" w:color="auto"/>
      </w:divBdr>
    </w:div>
    <w:div w:id="196091468">
      <w:bodyDiv w:val="1"/>
      <w:marLeft w:val="0"/>
      <w:marRight w:val="0"/>
      <w:marTop w:val="0"/>
      <w:marBottom w:val="0"/>
      <w:divBdr>
        <w:top w:val="none" w:sz="0" w:space="0" w:color="auto"/>
        <w:left w:val="none" w:sz="0" w:space="0" w:color="auto"/>
        <w:bottom w:val="none" w:sz="0" w:space="0" w:color="auto"/>
        <w:right w:val="none" w:sz="0" w:space="0" w:color="auto"/>
      </w:divBdr>
    </w:div>
    <w:div w:id="205873744">
      <w:bodyDiv w:val="1"/>
      <w:marLeft w:val="0"/>
      <w:marRight w:val="0"/>
      <w:marTop w:val="0"/>
      <w:marBottom w:val="0"/>
      <w:divBdr>
        <w:top w:val="none" w:sz="0" w:space="0" w:color="auto"/>
        <w:left w:val="none" w:sz="0" w:space="0" w:color="auto"/>
        <w:bottom w:val="none" w:sz="0" w:space="0" w:color="auto"/>
        <w:right w:val="none" w:sz="0" w:space="0" w:color="auto"/>
      </w:divBdr>
    </w:div>
    <w:div w:id="208691533">
      <w:bodyDiv w:val="1"/>
      <w:marLeft w:val="0"/>
      <w:marRight w:val="0"/>
      <w:marTop w:val="0"/>
      <w:marBottom w:val="0"/>
      <w:divBdr>
        <w:top w:val="none" w:sz="0" w:space="0" w:color="auto"/>
        <w:left w:val="none" w:sz="0" w:space="0" w:color="auto"/>
        <w:bottom w:val="none" w:sz="0" w:space="0" w:color="auto"/>
        <w:right w:val="none" w:sz="0" w:space="0" w:color="auto"/>
      </w:divBdr>
    </w:div>
    <w:div w:id="215821572">
      <w:bodyDiv w:val="1"/>
      <w:marLeft w:val="0"/>
      <w:marRight w:val="0"/>
      <w:marTop w:val="0"/>
      <w:marBottom w:val="0"/>
      <w:divBdr>
        <w:top w:val="none" w:sz="0" w:space="0" w:color="auto"/>
        <w:left w:val="none" w:sz="0" w:space="0" w:color="auto"/>
        <w:bottom w:val="none" w:sz="0" w:space="0" w:color="auto"/>
        <w:right w:val="none" w:sz="0" w:space="0" w:color="auto"/>
      </w:divBdr>
    </w:div>
    <w:div w:id="225068539">
      <w:bodyDiv w:val="1"/>
      <w:marLeft w:val="0"/>
      <w:marRight w:val="0"/>
      <w:marTop w:val="0"/>
      <w:marBottom w:val="0"/>
      <w:divBdr>
        <w:top w:val="none" w:sz="0" w:space="0" w:color="auto"/>
        <w:left w:val="none" w:sz="0" w:space="0" w:color="auto"/>
        <w:bottom w:val="none" w:sz="0" w:space="0" w:color="auto"/>
        <w:right w:val="none" w:sz="0" w:space="0" w:color="auto"/>
      </w:divBdr>
    </w:div>
    <w:div w:id="229770596">
      <w:bodyDiv w:val="1"/>
      <w:marLeft w:val="0"/>
      <w:marRight w:val="0"/>
      <w:marTop w:val="0"/>
      <w:marBottom w:val="0"/>
      <w:divBdr>
        <w:top w:val="none" w:sz="0" w:space="0" w:color="auto"/>
        <w:left w:val="none" w:sz="0" w:space="0" w:color="auto"/>
        <w:bottom w:val="none" w:sz="0" w:space="0" w:color="auto"/>
        <w:right w:val="none" w:sz="0" w:space="0" w:color="auto"/>
      </w:divBdr>
    </w:div>
    <w:div w:id="234558005">
      <w:bodyDiv w:val="1"/>
      <w:marLeft w:val="0"/>
      <w:marRight w:val="0"/>
      <w:marTop w:val="0"/>
      <w:marBottom w:val="0"/>
      <w:divBdr>
        <w:top w:val="none" w:sz="0" w:space="0" w:color="auto"/>
        <w:left w:val="none" w:sz="0" w:space="0" w:color="auto"/>
        <w:bottom w:val="none" w:sz="0" w:space="0" w:color="auto"/>
        <w:right w:val="none" w:sz="0" w:space="0" w:color="auto"/>
      </w:divBdr>
    </w:div>
    <w:div w:id="241381404">
      <w:bodyDiv w:val="1"/>
      <w:marLeft w:val="0"/>
      <w:marRight w:val="0"/>
      <w:marTop w:val="0"/>
      <w:marBottom w:val="0"/>
      <w:divBdr>
        <w:top w:val="none" w:sz="0" w:space="0" w:color="auto"/>
        <w:left w:val="none" w:sz="0" w:space="0" w:color="auto"/>
        <w:bottom w:val="none" w:sz="0" w:space="0" w:color="auto"/>
        <w:right w:val="none" w:sz="0" w:space="0" w:color="auto"/>
      </w:divBdr>
    </w:div>
    <w:div w:id="258609919">
      <w:bodyDiv w:val="1"/>
      <w:marLeft w:val="0"/>
      <w:marRight w:val="0"/>
      <w:marTop w:val="0"/>
      <w:marBottom w:val="0"/>
      <w:divBdr>
        <w:top w:val="none" w:sz="0" w:space="0" w:color="auto"/>
        <w:left w:val="none" w:sz="0" w:space="0" w:color="auto"/>
        <w:bottom w:val="none" w:sz="0" w:space="0" w:color="auto"/>
        <w:right w:val="none" w:sz="0" w:space="0" w:color="auto"/>
      </w:divBdr>
    </w:div>
    <w:div w:id="262495613">
      <w:bodyDiv w:val="1"/>
      <w:marLeft w:val="0"/>
      <w:marRight w:val="0"/>
      <w:marTop w:val="0"/>
      <w:marBottom w:val="0"/>
      <w:divBdr>
        <w:top w:val="none" w:sz="0" w:space="0" w:color="auto"/>
        <w:left w:val="none" w:sz="0" w:space="0" w:color="auto"/>
        <w:bottom w:val="none" w:sz="0" w:space="0" w:color="auto"/>
        <w:right w:val="none" w:sz="0" w:space="0" w:color="auto"/>
      </w:divBdr>
    </w:div>
    <w:div w:id="267468830">
      <w:bodyDiv w:val="1"/>
      <w:marLeft w:val="0"/>
      <w:marRight w:val="0"/>
      <w:marTop w:val="0"/>
      <w:marBottom w:val="0"/>
      <w:divBdr>
        <w:top w:val="none" w:sz="0" w:space="0" w:color="auto"/>
        <w:left w:val="none" w:sz="0" w:space="0" w:color="auto"/>
        <w:bottom w:val="none" w:sz="0" w:space="0" w:color="auto"/>
        <w:right w:val="none" w:sz="0" w:space="0" w:color="auto"/>
      </w:divBdr>
    </w:div>
    <w:div w:id="269044466">
      <w:bodyDiv w:val="1"/>
      <w:marLeft w:val="0"/>
      <w:marRight w:val="0"/>
      <w:marTop w:val="0"/>
      <w:marBottom w:val="0"/>
      <w:divBdr>
        <w:top w:val="none" w:sz="0" w:space="0" w:color="auto"/>
        <w:left w:val="none" w:sz="0" w:space="0" w:color="auto"/>
        <w:bottom w:val="none" w:sz="0" w:space="0" w:color="auto"/>
        <w:right w:val="none" w:sz="0" w:space="0" w:color="auto"/>
      </w:divBdr>
    </w:div>
    <w:div w:id="273560235">
      <w:bodyDiv w:val="1"/>
      <w:marLeft w:val="0"/>
      <w:marRight w:val="0"/>
      <w:marTop w:val="0"/>
      <w:marBottom w:val="0"/>
      <w:divBdr>
        <w:top w:val="none" w:sz="0" w:space="0" w:color="auto"/>
        <w:left w:val="none" w:sz="0" w:space="0" w:color="auto"/>
        <w:bottom w:val="none" w:sz="0" w:space="0" w:color="auto"/>
        <w:right w:val="none" w:sz="0" w:space="0" w:color="auto"/>
      </w:divBdr>
    </w:div>
    <w:div w:id="283661559">
      <w:bodyDiv w:val="1"/>
      <w:marLeft w:val="0"/>
      <w:marRight w:val="0"/>
      <w:marTop w:val="0"/>
      <w:marBottom w:val="0"/>
      <w:divBdr>
        <w:top w:val="none" w:sz="0" w:space="0" w:color="auto"/>
        <w:left w:val="none" w:sz="0" w:space="0" w:color="auto"/>
        <w:bottom w:val="none" w:sz="0" w:space="0" w:color="auto"/>
        <w:right w:val="none" w:sz="0" w:space="0" w:color="auto"/>
      </w:divBdr>
    </w:div>
    <w:div w:id="290476044">
      <w:bodyDiv w:val="1"/>
      <w:marLeft w:val="0"/>
      <w:marRight w:val="0"/>
      <w:marTop w:val="0"/>
      <w:marBottom w:val="0"/>
      <w:divBdr>
        <w:top w:val="none" w:sz="0" w:space="0" w:color="auto"/>
        <w:left w:val="none" w:sz="0" w:space="0" w:color="auto"/>
        <w:bottom w:val="none" w:sz="0" w:space="0" w:color="auto"/>
        <w:right w:val="none" w:sz="0" w:space="0" w:color="auto"/>
      </w:divBdr>
    </w:div>
    <w:div w:id="294457374">
      <w:bodyDiv w:val="1"/>
      <w:marLeft w:val="0"/>
      <w:marRight w:val="0"/>
      <w:marTop w:val="0"/>
      <w:marBottom w:val="0"/>
      <w:divBdr>
        <w:top w:val="none" w:sz="0" w:space="0" w:color="auto"/>
        <w:left w:val="none" w:sz="0" w:space="0" w:color="auto"/>
        <w:bottom w:val="none" w:sz="0" w:space="0" w:color="auto"/>
        <w:right w:val="none" w:sz="0" w:space="0" w:color="auto"/>
      </w:divBdr>
    </w:div>
    <w:div w:id="299502623">
      <w:bodyDiv w:val="1"/>
      <w:marLeft w:val="0"/>
      <w:marRight w:val="0"/>
      <w:marTop w:val="0"/>
      <w:marBottom w:val="0"/>
      <w:divBdr>
        <w:top w:val="none" w:sz="0" w:space="0" w:color="auto"/>
        <w:left w:val="none" w:sz="0" w:space="0" w:color="auto"/>
        <w:bottom w:val="none" w:sz="0" w:space="0" w:color="auto"/>
        <w:right w:val="none" w:sz="0" w:space="0" w:color="auto"/>
      </w:divBdr>
    </w:div>
    <w:div w:id="301274302">
      <w:bodyDiv w:val="1"/>
      <w:marLeft w:val="0"/>
      <w:marRight w:val="0"/>
      <w:marTop w:val="0"/>
      <w:marBottom w:val="0"/>
      <w:divBdr>
        <w:top w:val="none" w:sz="0" w:space="0" w:color="auto"/>
        <w:left w:val="none" w:sz="0" w:space="0" w:color="auto"/>
        <w:bottom w:val="none" w:sz="0" w:space="0" w:color="auto"/>
        <w:right w:val="none" w:sz="0" w:space="0" w:color="auto"/>
      </w:divBdr>
    </w:div>
    <w:div w:id="315063980">
      <w:bodyDiv w:val="1"/>
      <w:marLeft w:val="0"/>
      <w:marRight w:val="0"/>
      <w:marTop w:val="0"/>
      <w:marBottom w:val="0"/>
      <w:divBdr>
        <w:top w:val="none" w:sz="0" w:space="0" w:color="auto"/>
        <w:left w:val="none" w:sz="0" w:space="0" w:color="auto"/>
        <w:bottom w:val="none" w:sz="0" w:space="0" w:color="auto"/>
        <w:right w:val="none" w:sz="0" w:space="0" w:color="auto"/>
      </w:divBdr>
    </w:div>
    <w:div w:id="325206771">
      <w:bodyDiv w:val="1"/>
      <w:marLeft w:val="0"/>
      <w:marRight w:val="0"/>
      <w:marTop w:val="0"/>
      <w:marBottom w:val="0"/>
      <w:divBdr>
        <w:top w:val="none" w:sz="0" w:space="0" w:color="auto"/>
        <w:left w:val="none" w:sz="0" w:space="0" w:color="auto"/>
        <w:bottom w:val="none" w:sz="0" w:space="0" w:color="auto"/>
        <w:right w:val="none" w:sz="0" w:space="0" w:color="auto"/>
      </w:divBdr>
    </w:div>
    <w:div w:id="328408903">
      <w:bodyDiv w:val="1"/>
      <w:marLeft w:val="0"/>
      <w:marRight w:val="0"/>
      <w:marTop w:val="0"/>
      <w:marBottom w:val="0"/>
      <w:divBdr>
        <w:top w:val="none" w:sz="0" w:space="0" w:color="auto"/>
        <w:left w:val="none" w:sz="0" w:space="0" w:color="auto"/>
        <w:bottom w:val="none" w:sz="0" w:space="0" w:color="auto"/>
        <w:right w:val="none" w:sz="0" w:space="0" w:color="auto"/>
      </w:divBdr>
    </w:div>
    <w:div w:id="337392223">
      <w:bodyDiv w:val="1"/>
      <w:marLeft w:val="0"/>
      <w:marRight w:val="0"/>
      <w:marTop w:val="0"/>
      <w:marBottom w:val="0"/>
      <w:divBdr>
        <w:top w:val="none" w:sz="0" w:space="0" w:color="auto"/>
        <w:left w:val="none" w:sz="0" w:space="0" w:color="auto"/>
        <w:bottom w:val="none" w:sz="0" w:space="0" w:color="auto"/>
        <w:right w:val="none" w:sz="0" w:space="0" w:color="auto"/>
      </w:divBdr>
    </w:div>
    <w:div w:id="338238036">
      <w:bodyDiv w:val="1"/>
      <w:marLeft w:val="0"/>
      <w:marRight w:val="0"/>
      <w:marTop w:val="0"/>
      <w:marBottom w:val="0"/>
      <w:divBdr>
        <w:top w:val="none" w:sz="0" w:space="0" w:color="auto"/>
        <w:left w:val="none" w:sz="0" w:space="0" w:color="auto"/>
        <w:bottom w:val="none" w:sz="0" w:space="0" w:color="auto"/>
        <w:right w:val="none" w:sz="0" w:space="0" w:color="auto"/>
      </w:divBdr>
    </w:div>
    <w:div w:id="341517810">
      <w:bodyDiv w:val="1"/>
      <w:marLeft w:val="0"/>
      <w:marRight w:val="0"/>
      <w:marTop w:val="0"/>
      <w:marBottom w:val="0"/>
      <w:divBdr>
        <w:top w:val="none" w:sz="0" w:space="0" w:color="auto"/>
        <w:left w:val="none" w:sz="0" w:space="0" w:color="auto"/>
        <w:bottom w:val="none" w:sz="0" w:space="0" w:color="auto"/>
        <w:right w:val="none" w:sz="0" w:space="0" w:color="auto"/>
      </w:divBdr>
    </w:div>
    <w:div w:id="350373197">
      <w:bodyDiv w:val="1"/>
      <w:marLeft w:val="0"/>
      <w:marRight w:val="0"/>
      <w:marTop w:val="0"/>
      <w:marBottom w:val="0"/>
      <w:divBdr>
        <w:top w:val="none" w:sz="0" w:space="0" w:color="auto"/>
        <w:left w:val="none" w:sz="0" w:space="0" w:color="auto"/>
        <w:bottom w:val="none" w:sz="0" w:space="0" w:color="auto"/>
        <w:right w:val="none" w:sz="0" w:space="0" w:color="auto"/>
      </w:divBdr>
    </w:div>
    <w:div w:id="361054972">
      <w:bodyDiv w:val="1"/>
      <w:marLeft w:val="0"/>
      <w:marRight w:val="0"/>
      <w:marTop w:val="0"/>
      <w:marBottom w:val="0"/>
      <w:divBdr>
        <w:top w:val="none" w:sz="0" w:space="0" w:color="auto"/>
        <w:left w:val="none" w:sz="0" w:space="0" w:color="auto"/>
        <w:bottom w:val="none" w:sz="0" w:space="0" w:color="auto"/>
        <w:right w:val="none" w:sz="0" w:space="0" w:color="auto"/>
      </w:divBdr>
      <w:divsChild>
        <w:div w:id="475729791">
          <w:marLeft w:val="0"/>
          <w:marRight w:val="0"/>
          <w:marTop w:val="0"/>
          <w:marBottom w:val="0"/>
          <w:divBdr>
            <w:top w:val="none" w:sz="0" w:space="0" w:color="auto"/>
            <w:left w:val="none" w:sz="0" w:space="0" w:color="auto"/>
            <w:bottom w:val="none" w:sz="0" w:space="0" w:color="auto"/>
            <w:right w:val="none" w:sz="0" w:space="0" w:color="auto"/>
          </w:divBdr>
          <w:divsChild>
            <w:div w:id="1495416497">
              <w:marLeft w:val="0"/>
              <w:marRight w:val="0"/>
              <w:marTop w:val="0"/>
              <w:marBottom w:val="0"/>
              <w:divBdr>
                <w:top w:val="none" w:sz="0" w:space="0" w:color="auto"/>
                <w:left w:val="none" w:sz="0" w:space="0" w:color="auto"/>
                <w:bottom w:val="none" w:sz="0" w:space="0" w:color="auto"/>
                <w:right w:val="none" w:sz="0" w:space="0" w:color="auto"/>
              </w:divBdr>
              <w:divsChild>
                <w:div w:id="12641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88477">
      <w:bodyDiv w:val="1"/>
      <w:marLeft w:val="0"/>
      <w:marRight w:val="0"/>
      <w:marTop w:val="0"/>
      <w:marBottom w:val="0"/>
      <w:divBdr>
        <w:top w:val="none" w:sz="0" w:space="0" w:color="auto"/>
        <w:left w:val="none" w:sz="0" w:space="0" w:color="auto"/>
        <w:bottom w:val="none" w:sz="0" w:space="0" w:color="auto"/>
        <w:right w:val="none" w:sz="0" w:space="0" w:color="auto"/>
      </w:divBdr>
    </w:div>
    <w:div w:id="367682050">
      <w:bodyDiv w:val="1"/>
      <w:marLeft w:val="0"/>
      <w:marRight w:val="0"/>
      <w:marTop w:val="0"/>
      <w:marBottom w:val="0"/>
      <w:divBdr>
        <w:top w:val="none" w:sz="0" w:space="0" w:color="auto"/>
        <w:left w:val="none" w:sz="0" w:space="0" w:color="auto"/>
        <w:bottom w:val="none" w:sz="0" w:space="0" w:color="auto"/>
        <w:right w:val="none" w:sz="0" w:space="0" w:color="auto"/>
      </w:divBdr>
    </w:div>
    <w:div w:id="369957908">
      <w:bodyDiv w:val="1"/>
      <w:marLeft w:val="0"/>
      <w:marRight w:val="0"/>
      <w:marTop w:val="0"/>
      <w:marBottom w:val="0"/>
      <w:divBdr>
        <w:top w:val="none" w:sz="0" w:space="0" w:color="auto"/>
        <w:left w:val="none" w:sz="0" w:space="0" w:color="auto"/>
        <w:bottom w:val="none" w:sz="0" w:space="0" w:color="auto"/>
        <w:right w:val="none" w:sz="0" w:space="0" w:color="auto"/>
      </w:divBdr>
    </w:div>
    <w:div w:id="374014308">
      <w:bodyDiv w:val="1"/>
      <w:marLeft w:val="0"/>
      <w:marRight w:val="0"/>
      <w:marTop w:val="0"/>
      <w:marBottom w:val="0"/>
      <w:divBdr>
        <w:top w:val="none" w:sz="0" w:space="0" w:color="auto"/>
        <w:left w:val="none" w:sz="0" w:space="0" w:color="auto"/>
        <w:bottom w:val="none" w:sz="0" w:space="0" w:color="auto"/>
        <w:right w:val="none" w:sz="0" w:space="0" w:color="auto"/>
      </w:divBdr>
    </w:div>
    <w:div w:id="377895960">
      <w:bodyDiv w:val="1"/>
      <w:marLeft w:val="0"/>
      <w:marRight w:val="0"/>
      <w:marTop w:val="0"/>
      <w:marBottom w:val="0"/>
      <w:divBdr>
        <w:top w:val="none" w:sz="0" w:space="0" w:color="auto"/>
        <w:left w:val="none" w:sz="0" w:space="0" w:color="auto"/>
        <w:bottom w:val="none" w:sz="0" w:space="0" w:color="auto"/>
        <w:right w:val="none" w:sz="0" w:space="0" w:color="auto"/>
      </w:divBdr>
    </w:div>
    <w:div w:id="390619144">
      <w:bodyDiv w:val="1"/>
      <w:marLeft w:val="0"/>
      <w:marRight w:val="0"/>
      <w:marTop w:val="0"/>
      <w:marBottom w:val="0"/>
      <w:divBdr>
        <w:top w:val="none" w:sz="0" w:space="0" w:color="auto"/>
        <w:left w:val="none" w:sz="0" w:space="0" w:color="auto"/>
        <w:bottom w:val="none" w:sz="0" w:space="0" w:color="auto"/>
        <w:right w:val="none" w:sz="0" w:space="0" w:color="auto"/>
      </w:divBdr>
    </w:div>
    <w:div w:id="392894814">
      <w:bodyDiv w:val="1"/>
      <w:marLeft w:val="0"/>
      <w:marRight w:val="0"/>
      <w:marTop w:val="0"/>
      <w:marBottom w:val="0"/>
      <w:divBdr>
        <w:top w:val="none" w:sz="0" w:space="0" w:color="auto"/>
        <w:left w:val="none" w:sz="0" w:space="0" w:color="auto"/>
        <w:bottom w:val="none" w:sz="0" w:space="0" w:color="auto"/>
        <w:right w:val="none" w:sz="0" w:space="0" w:color="auto"/>
      </w:divBdr>
    </w:div>
    <w:div w:id="424114006">
      <w:bodyDiv w:val="1"/>
      <w:marLeft w:val="0"/>
      <w:marRight w:val="0"/>
      <w:marTop w:val="0"/>
      <w:marBottom w:val="0"/>
      <w:divBdr>
        <w:top w:val="none" w:sz="0" w:space="0" w:color="auto"/>
        <w:left w:val="none" w:sz="0" w:space="0" w:color="auto"/>
        <w:bottom w:val="none" w:sz="0" w:space="0" w:color="auto"/>
        <w:right w:val="none" w:sz="0" w:space="0" w:color="auto"/>
      </w:divBdr>
    </w:div>
    <w:div w:id="427431138">
      <w:bodyDiv w:val="1"/>
      <w:marLeft w:val="0"/>
      <w:marRight w:val="0"/>
      <w:marTop w:val="0"/>
      <w:marBottom w:val="0"/>
      <w:divBdr>
        <w:top w:val="none" w:sz="0" w:space="0" w:color="auto"/>
        <w:left w:val="none" w:sz="0" w:space="0" w:color="auto"/>
        <w:bottom w:val="none" w:sz="0" w:space="0" w:color="auto"/>
        <w:right w:val="none" w:sz="0" w:space="0" w:color="auto"/>
      </w:divBdr>
    </w:div>
    <w:div w:id="428048069">
      <w:bodyDiv w:val="1"/>
      <w:marLeft w:val="0"/>
      <w:marRight w:val="0"/>
      <w:marTop w:val="0"/>
      <w:marBottom w:val="0"/>
      <w:divBdr>
        <w:top w:val="none" w:sz="0" w:space="0" w:color="auto"/>
        <w:left w:val="none" w:sz="0" w:space="0" w:color="auto"/>
        <w:bottom w:val="none" w:sz="0" w:space="0" w:color="auto"/>
        <w:right w:val="none" w:sz="0" w:space="0" w:color="auto"/>
      </w:divBdr>
    </w:div>
    <w:div w:id="434205339">
      <w:bodyDiv w:val="1"/>
      <w:marLeft w:val="0"/>
      <w:marRight w:val="0"/>
      <w:marTop w:val="0"/>
      <w:marBottom w:val="0"/>
      <w:divBdr>
        <w:top w:val="none" w:sz="0" w:space="0" w:color="auto"/>
        <w:left w:val="none" w:sz="0" w:space="0" w:color="auto"/>
        <w:bottom w:val="none" w:sz="0" w:space="0" w:color="auto"/>
        <w:right w:val="none" w:sz="0" w:space="0" w:color="auto"/>
      </w:divBdr>
    </w:div>
    <w:div w:id="437334287">
      <w:bodyDiv w:val="1"/>
      <w:marLeft w:val="0"/>
      <w:marRight w:val="0"/>
      <w:marTop w:val="0"/>
      <w:marBottom w:val="0"/>
      <w:divBdr>
        <w:top w:val="none" w:sz="0" w:space="0" w:color="auto"/>
        <w:left w:val="none" w:sz="0" w:space="0" w:color="auto"/>
        <w:bottom w:val="none" w:sz="0" w:space="0" w:color="auto"/>
        <w:right w:val="none" w:sz="0" w:space="0" w:color="auto"/>
      </w:divBdr>
      <w:divsChild>
        <w:div w:id="1364210322">
          <w:marLeft w:val="0"/>
          <w:marRight w:val="0"/>
          <w:marTop w:val="0"/>
          <w:marBottom w:val="0"/>
          <w:divBdr>
            <w:top w:val="none" w:sz="0" w:space="0" w:color="auto"/>
            <w:left w:val="none" w:sz="0" w:space="0" w:color="auto"/>
            <w:bottom w:val="none" w:sz="0" w:space="0" w:color="auto"/>
            <w:right w:val="none" w:sz="0" w:space="0" w:color="auto"/>
          </w:divBdr>
          <w:divsChild>
            <w:div w:id="844366867">
              <w:marLeft w:val="0"/>
              <w:marRight w:val="0"/>
              <w:marTop w:val="0"/>
              <w:marBottom w:val="0"/>
              <w:divBdr>
                <w:top w:val="none" w:sz="0" w:space="0" w:color="auto"/>
                <w:left w:val="none" w:sz="0" w:space="0" w:color="auto"/>
                <w:bottom w:val="none" w:sz="0" w:space="0" w:color="auto"/>
                <w:right w:val="none" w:sz="0" w:space="0" w:color="auto"/>
              </w:divBdr>
              <w:divsChild>
                <w:div w:id="16927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06693">
      <w:bodyDiv w:val="1"/>
      <w:marLeft w:val="0"/>
      <w:marRight w:val="0"/>
      <w:marTop w:val="0"/>
      <w:marBottom w:val="0"/>
      <w:divBdr>
        <w:top w:val="none" w:sz="0" w:space="0" w:color="auto"/>
        <w:left w:val="none" w:sz="0" w:space="0" w:color="auto"/>
        <w:bottom w:val="none" w:sz="0" w:space="0" w:color="auto"/>
        <w:right w:val="none" w:sz="0" w:space="0" w:color="auto"/>
      </w:divBdr>
    </w:div>
    <w:div w:id="463470893">
      <w:bodyDiv w:val="1"/>
      <w:marLeft w:val="0"/>
      <w:marRight w:val="0"/>
      <w:marTop w:val="0"/>
      <w:marBottom w:val="0"/>
      <w:divBdr>
        <w:top w:val="none" w:sz="0" w:space="0" w:color="auto"/>
        <w:left w:val="none" w:sz="0" w:space="0" w:color="auto"/>
        <w:bottom w:val="none" w:sz="0" w:space="0" w:color="auto"/>
        <w:right w:val="none" w:sz="0" w:space="0" w:color="auto"/>
      </w:divBdr>
    </w:div>
    <w:div w:id="473254298">
      <w:bodyDiv w:val="1"/>
      <w:marLeft w:val="0"/>
      <w:marRight w:val="0"/>
      <w:marTop w:val="0"/>
      <w:marBottom w:val="0"/>
      <w:divBdr>
        <w:top w:val="none" w:sz="0" w:space="0" w:color="auto"/>
        <w:left w:val="none" w:sz="0" w:space="0" w:color="auto"/>
        <w:bottom w:val="none" w:sz="0" w:space="0" w:color="auto"/>
        <w:right w:val="none" w:sz="0" w:space="0" w:color="auto"/>
      </w:divBdr>
    </w:div>
    <w:div w:id="485977951">
      <w:bodyDiv w:val="1"/>
      <w:marLeft w:val="0"/>
      <w:marRight w:val="0"/>
      <w:marTop w:val="0"/>
      <w:marBottom w:val="0"/>
      <w:divBdr>
        <w:top w:val="none" w:sz="0" w:space="0" w:color="auto"/>
        <w:left w:val="none" w:sz="0" w:space="0" w:color="auto"/>
        <w:bottom w:val="none" w:sz="0" w:space="0" w:color="auto"/>
        <w:right w:val="none" w:sz="0" w:space="0" w:color="auto"/>
      </w:divBdr>
      <w:divsChild>
        <w:div w:id="1342001177">
          <w:marLeft w:val="-5"/>
          <w:marRight w:val="0"/>
          <w:marTop w:val="0"/>
          <w:marBottom w:val="0"/>
          <w:divBdr>
            <w:top w:val="none" w:sz="0" w:space="0" w:color="auto"/>
            <w:left w:val="none" w:sz="0" w:space="0" w:color="auto"/>
            <w:bottom w:val="none" w:sz="0" w:space="0" w:color="auto"/>
            <w:right w:val="none" w:sz="0" w:space="0" w:color="auto"/>
          </w:divBdr>
        </w:div>
        <w:div w:id="15666127">
          <w:marLeft w:val="-5"/>
          <w:marRight w:val="0"/>
          <w:marTop w:val="0"/>
          <w:marBottom w:val="0"/>
          <w:divBdr>
            <w:top w:val="none" w:sz="0" w:space="0" w:color="auto"/>
            <w:left w:val="none" w:sz="0" w:space="0" w:color="auto"/>
            <w:bottom w:val="none" w:sz="0" w:space="0" w:color="auto"/>
            <w:right w:val="none" w:sz="0" w:space="0" w:color="auto"/>
          </w:divBdr>
        </w:div>
      </w:divsChild>
    </w:div>
    <w:div w:id="493448062">
      <w:bodyDiv w:val="1"/>
      <w:marLeft w:val="0"/>
      <w:marRight w:val="0"/>
      <w:marTop w:val="0"/>
      <w:marBottom w:val="0"/>
      <w:divBdr>
        <w:top w:val="none" w:sz="0" w:space="0" w:color="auto"/>
        <w:left w:val="none" w:sz="0" w:space="0" w:color="auto"/>
        <w:bottom w:val="none" w:sz="0" w:space="0" w:color="auto"/>
        <w:right w:val="none" w:sz="0" w:space="0" w:color="auto"/>
      </w:divBdr>
    </w:div>
    <w:div w:id="494491204">
      <w:bodyDiv w:val="1"/>
      <w:marLeft w:val="0"/>
      <w:marRight w:val="0"/>
      <w:marTop w:val="0"/>
      <w:marBottom w:val="0"/>
      <w:divBdr>
        <w:top w:val="none" w:sz="0" w:space="0" w:color="auto"/>
        <w:left w:val="none" w:sz="0" w:space="0" w:color="auto"/>
        <w:bottom w:val="none" w:sz="0" w:space="0" w:color="auto"/>
        <w:right w:val="none" w:sz="0" w:space="0" w:color="auto"/>
      </w:divBdr>
    </w:div>
    <w:div w:id="501431298">
      <w:bodyDiv w:val="1"/>
      <w:marLeft w:val="0"/>
      <w:marRight w:val="0"/>
      <w:marTop w:val="0"/>
      <w:marBottom w:val="0"/>
      <w:divBdr>
        <w:top w:val="none" w:sz="0" w:space="0" w:color="auto"/>
        <w:left w:val="none" w:sz="0" w:space="0" w:color="auto"/>
        <w:bottom w:val="none" w:sz="0" w:space="0" w:color="auto"/>
        <w:right w:val="none" w:sz="0" w:space="0" w:color="auto"/>
      </w:divBdr>
    </w:div>
    <w:div w:id="511190480">
      <w:bodyDiv w:val="1"/>
      <w:marLeft w:val="0"/>
      <w:marRight w:val="0"/>
      <w:marTop w:val="0"/>
      <w:marBottom w:val="0"/>
      <w:divBdr>
        <w:top w:val="none" w:sz="0" w:space="0" w:color="auto"/>
        <w:left w:val="none" w:sz="0" w:space="0" w:color="auto"/>
        <w:bottom w:val="none" w:sz="0" w:space="0" w:color="auto"/>
        <w:right w:val="none" w:sz="0" w:space="0" w:color="auto"/>
      </w:divBdr>
    </w:div>
    <w:div w:id="526868840">
      <w:bodyDiv w:val="1"/>
      <w:marLeft w:val="0"/>
      <w:marRight w:val="0"/>
      <w:marTop w:val="0"/>
      <w:marBottom w:val="0"/>
      <w:divBdr>
        <w:top w:val="none" w:sz="0" w:space="0" w:color="auto"/>
        <w:left w:val="none" w:sz="0" w:space="0" w:color="auto"/>
        <w:bottom w:val="none" w:sz="0" w:space="0" w:color="auto"/>
        <w:right w:val="none" w:sz="0" w:space="0" w:color="auto"/>
      </w:divBdr>
    </w:div>
    <w:div w:id="529879695">
      <w:bodyDiv w:val="1"/>
      <w:marLeft w:val="0"/>
      <w:marRight w:val="0"/>
      <w:marTop w:val="0"/>
      <w:marBottom w:val="0"/>
      <w:divBdr>
        <w:top w:val="none" w:sz="0" w:space="0" w:color="auto"/>
        <w:left w:val="none" w:sz="0" w:space="0" w:color="auto"/>
        <w:bottom w:val="none" w:sz="0" w:space="0" w:color="auto"/>
        <w:right w:val="none" w:sz="0" w:space="0" w:color="auto"/>
      </w:divBdr>
    </w:div>
    <w:div w:id="537470350">
      <w:bodyDiv w:val="1"/>
      <w:marLeft w:val="0"/>
      <w:marRight w:val="0"/>
      <w:marTop w:val="0"/>
      <w:marBottom w:val="0"/>
      <w:divBdr>
        <w:top w:val="none" w:sz="0" w:space="0" w:color="auto"/>
        <w:left w:val="none" w:sz="0" w:space="0" w:color="auto"/>
        <w:bottom w:val="none" w:sz="0" w:space="0" w:color="auto"/>
        <w:right w:val="none" w:sz="0" w:space="0" w:color="auto"/>
      </w:divBdr>
    </w:div>
    <w:div w:id="537739930">
      <w:bodyDiv w:val="1"/>
      <w:marLeft w:val="0"/>
      <w:marRight w:val="0"/>
      <w:marTop w:val="0"/>
      <w:marBottom w:val="0"/>
      <w:divBdr>
        <w:top w:val="none" w:sz="0" w:space="0" w:color="auto"/>
        <w:left w:val="none" w:sz="0" w:space="0" w:color="auto"/>
        <w:bottom w:val="none" w:sz="0" w:space="0" w:color="auto"/>
        <w:right w:val="none" w:sz="0" w:space="0" w:color="auto"/>
      </w:divBdr>
    </w:div>
    <w:div w:id="572086517">
      <w:bodyDiv w:val="1"/>
      <w:marLeft w:val="0"/>
      <w:marRight w:val="0"/>
      <w:marTop w:val="0"/>
      <w:marBottom w:val="0"/>
      <w:divBdr>
        <w:top w:val="none" w:sz="0" w:space="0" w:color="auto"/>
        <w:left w:val="none" w:sz="0" w:space="0" w:color="auto"/>
        <w:bottom w:val="none" w:sz="0" w:space="0" w:color="auto"/>
        <w:right w:val="none" w:sz="0" w:space="0" w:color="auto"/>
      </w:divBdr>
    </w:div>
    <w:div w:id="573396652">
      <w:bodyDiv w:val="1"/>
      <w:marLeft w:val="0"/>
      <w:marRight w:val="0"/>
      <w:marTop w:val="0"/>
      <w:marBottom w:val="0"/>
      <w:divBdr>
        <w:top w:val="none" w:sz="0" w:space="0" w:color="auto"/>
        <w:left w:val="none" w:sz="0" w:space="0" w:color="auto"/>
        <w:bottom w:val="none" w:sz="0" w:space="0" w:color="auto"/>
        <w:right w:val="none" w:sz="0" w:space="0" w:color="auto"/>
      </w:divBdr>
    </w:div>
    <w:div w:id="597179277">
      <w:bodyDiv w:val="1"/>
      <w:marLeft w:val="0"/>
      <w:marRight w:val="0"/>
      <w:marTop w:val="0"/>
      <w:marBottom w:val="0"/>
      <w:divBdr>
        <w:top w:val="none" w:sz="0" w:space="0" w:color="auto"/>
        <w:left w:val="none" w:sz="0" w:space="0" w:color="auto"/>
        <w:bottom w:val="none" w:sz="0" w:space="0" w:color="auto"/>
        <w:right w:val="none" w:sz="0" w:space="0" w:color="auto"/>
      </w:divBdr>
    </w:div>
    <w:div w:id="598373176">
      <w:bodyDiv w:val="1"/>
      <w:marLeft w:val="0"/>
      <w:marRight w:val="0"/>
      <w:marTop w:val="0"/>
      <w:marBottom w:val="0"/>
      <w:divBdr>
        <w:top w:val="none" w:sz="0" w:space="0" w:color="auto"/>
        <w:left w:val="none" w:sz="0" w:space="0" w:color="auto"/>
        <w:bottom w:val="none" w:sz="0" w:space="0" w:color="auto"/>
        <w:right w:val="none" w:sz="0" w:space="0" w:color="auto"/>
      </w:divBdr>
    </w:div>
    <w:div w:id="611211126">
      <w:bodyDiv w:val="1"/>
      <w:marLeft w:val="0"/>
      <w:marRight w:val="0"/>
      <w:marTop w:val="0"/>
      <w:marBottom w:val="0"/>
      <w:divBdr>
        <w:top w:val="none" w:sz="0" w:space="0" w:color="auto"/>
        <w:left w:val="none" w:sz="0" w:space="0" w:color="auto"/>
        <w:bottom w:val="none" w:sz="0" w:space="0" w:color="auto"/>
        <w:right w:val="none" w:sz="0" w:space="0" w:color="auto"/>
      </w:divBdr>
    </w:div>
    <w:div w:id="611716243">
      <w:bodyDiv w:val="1"/>
      <w:marLeft w:val="0"/>
      <w:marRight w:val="0"/>
      <w:marTop w:val="0"/>
      <w:marBottom w:val="0"/>
      <w:divBdr>
        <w:top w:val="none" w:sz="0" w:space="0" w:color="auto"/>
        <w:left w:val="none" w:sz="0" w:space="0" w:color="auto"/>
        <w:bottom w:val="none" w:sz="0" w:space="0" w:color="auto"/>
        <w:right w:val="none" w:sz="0" w:space="0" w:color="auto"/>
      </w:divBdr>
    </w:div>
    <w:div w:id="617639720">
      <w:bodyDiv w:val="1"/>
      <w:marLeft w:val="0"/>
      <w:marRight w:val="0"/>
      <w:marTop w:val="0"/>
      <w:marBottom w:val="0"/>
      <w:divBdr>
        <w:top w:val="none" w:sz="0" w:space="0" w:color="auto"/>
        <w:left w:val="none" w:sz="0" w:space="0" w:color="auto"/>
        <w:bottom w:val="none" w:sz="0" w:space="0" w:color="auto"/>
        <w:right w:val="none" w:sz="0" w:space="0" w:color="auto"/>
      </w:divBdr>
    </w:div>
    <w:div w:id="642853593">
      <w:bodyDiv w:val="1"/>
      <w:marLeft w:val="0"/>
      <w:marRight w:val="0"/>
      <w:marTop w:val="0"/>
      <w:marBottom w:val="0"/>
      <w:divBdr>
        <w:top w:val="none" w:sz="0" w:space="0" w:color="auto"/>
        <w:left w:val="none" w:sz="0" w:space="0" w:color="auto"/>
        <w:bottom w:val="none" w:sz="0" w:space="0" w:color="auto"/>
        <w:right w:val="none" w:sz="0" w:space="0" w:color="auto"/>
      </w:divBdr>
    </w:div>
    <w:div w:id="672727385">
      <w:bodyDiv w:val="1"/>
      <w:marLeft w:val="0"/>
      <w:marRight w:val="0"/>
      <w:marTop w:val="0"/>
      <w:marBottom w:val="0"/>
      <w:divBdr>
        <w:top w:val="none" w:sz="0" w:space="0" w:color="auto"/>
        <w:left w:val="none" w:sz="0" w:space="0" w:color="auto"/>
        <w:bottom w:val="none" w:sz="0" w:space="0" w:color="auto"/>
        <w:right w:val="none" w:sz="0" w:space="0" w:color="auto"/>
      </w:divBdr>
    </w:div>
    <w:div w:id="690642834">
      <w:bodyDiv w:val="1"/>
      <w:marLeft w:val="0"/>
      <w:marRight w:val="0"/>
      <w:marTop w:val="0"/>
      <w:marBottom w:val="0"/>
      <w:divBdr>
        <w:top w:val="none" w:sz="0" w:space="0" w:color="auto"/>
        <w:left w:val="none" w:sz="0" w:space="0" w:color="auto"/>
        <w:bottom w:val="none" w:sz="0" w:space="0" w:color="auto"/>
        <w:right w:val="none" w:sz="0" w:space="0" w:color="auto"/>
      </w:divBdr>
    </w:div>
    <w:div w:id="699017662">
      <w:bodyDiv w:val="1"/>
      <w:marLeft w:val="0"/>
      <w:marRight w:val="0"/>
      <w:marTop w:val="0"/>
      <w:marBottom w:val="0"/>
      <w:divBdr>
        <w:top w:val="none" w:sz="0" w:space="0" w:color="auto"/>
        <w:left w:val="none" w:sz="0" w:space="0" w:color="auto"/>
        <w:bottom w:val="none" w:sz="0" w:space="0" w:color="auto"/>
        <w:right w:val="none" w:sz="0" w:space="0" w:color="auto"/>
      </w:divBdr>
    </w:div>
    <w:div w:id="704057507">
      <w:bodyDiv w:val="1"/>
      <w:marLeft w:val="0"/>
      <w:marRight w:val="0"/>
      <w:marTop w:val="0"/>
      <w:marBottom w:val="0"/>
      <w:divBdr>
        <w:top w:val="none" w:sz="0" w:space="0" w:color="auto"/>
        <w:left w:val="none" w:sz="0" w:space="0" w:color="auto"/>
        <w:bottom w:val="none" w:sz="0" w:space="0" w:color="auto"/>
        <w:right w:val="none" w:sz="0" w:space="0" w:color="auto"/>
      </w:divBdr>
    </w:div>
    <w:div w:id="720060744">
      <w:bodyDiv w:val="1"/>
      <w:marLeft w:val="0"/>
      <w:marRight w:val="0"/>
      <w:marTop w:val="0"/>
      <w:marBottom w:val="0"/>
      <w:divBdr>
        <w:top w:val="none" w:sz="0" w:space="0" w:color="auto"/>
        <w:left w:val="none" w:sz="0" w:space="0" w:color="auto"/>
        <w:bottom w:val="none" w:sz="0" w:space="0" w:color="auto"/>
        <w:right w:val="none" w:sz="0" w:space="0" w:color="auto"/>
      </w:divBdr>
    </w:div>
    <w:div w:id="730808899">
      <w:bodyDiv w:val="1"/>
      <w:marLeft w:val="0"/>
      <w:marRight w:val="0"/>
      <w:marTop w:val="0"/>
      <w:marBottom w:val="0"/>
      <w:divBdr>
        <w:top w:val="none" w:sz="0" w:space="0" w:color="auto"/>
        <w:left w:val="none" w:sz="0" w:space="0" w:color="auto"/>
        <w:bottom w:val="none" w:sz="0" w:space="0" w:color="auto"/>
        <w:right w:val="none" w:sz="0" w:space="0" w:color="auto"/>
      </w:divBdr>
    </w:div>
    <w:div w:id="747770853">
      <w:bodyDiv w:val="1"/>
      <w:marLeft w:val="0"/>
      <w:marRight w:val="0"/>
      <w:marTop w:val="0"/>
      <w:marBottom w:val="0"/>
      <w:divBdr>
        <w:top w:val="none" w:sz="0" w:space="0" w:color="auto"/>
        <w:left w:val="none" w:sz="0" w:space="0" w:color="auto"/>
        <w:bottom w:val="none" w:sz="0" w:space="0" w:color="auto"/>
        <w:right w:val="none" w:sz="0" w:space="0" w:color="auto"/>
      </w:divBdr>
    </w:div>
    <w:div w:id="752816550">
      <w:bodyDiv w:val="1"/>
      <w:marLeft w:val="0"/>
      <w:marRight w:val="0"/>
      <w:marTop w:val="0"/>
      <w:marBottom w:val="0"/>
      <w:divBdr>
        <w:top w:val="none" w:sz="0" w:space="0" w:color="auto"/>
        <w:left w:val="none" w:sz="0" w:space="0" w:color="auto"/>
        <w:bottom w:val="none" w:sz="0" w:space="0" w:color="auto"/>
        <w:right w:val="none" w:sz="0" w:space="0" w:color="auto"/>
      </w:divBdr>
    </w:div>
    <w:div w:id="766659290">
      <w:bodyDiv w:val="1"/>
      <w:marLeft w:val="0"/>
      <w:marRight w:val="0"/>
      <w:marTop w:val="0"/>
      <w:marBottom w:val="0"/>
      <w:divBdr>
        <w:top w:val="none" w:sz="0" w:space="0" w:color="auto"/>
        <w:left w:val="none" w:sz="0" w:space="0" w:color="auto"/>
        <w:bottom w:val="none" w:sz="0" w:space="0" w:color="auto"/>
        <w:right w:val="none" w:sz="0" w:space="0" w:color="auto"/>
      </w:divBdr>
    </w:div>
    <w:div w:id="770665220">
      <w:bodyDiv w:val="1"/>
      <w:marLeft w:val="0"/>
      <w:marRight w:val="0"/>
      <w:marTop w:val="0"/>
      <w:marBottom w:val="0"/>
      <w:divBdr>
        <w:top w:val="none" w:sz="0" w:space="0" w:color="auto"/>
        <w:left w:val="none" w:sz="0" w:space="0" w:color="auto"/>
        <w:bottom w:val="none" w:sz="0" w:space="0" w:color="auto"/>
        <w:right w:val="none" w:sz="0" w:space="0" w:color="auto"/>
      </w:divBdr>
    </w:div>
    <w:div w:id="779253298">
      <w:bodyDiv w:val="1"/>
      <w:marLeft w:val="0"/>
      <w:marRight w:val="0"/>
      <w:marTop w:val="0"/>
      <w:marBottom w:val="0"/>
      <w:divBdr>
        <w:top w:val="none" w:sz="0" w:space="0" w:color="auto"/>
        <w:left w:val="none" w:sz="0" w:space="0" w:color="auto"/>
        <w:bottom w:val="none" w:sz="0" w:space="0" w:color="auto"/>
        <w:right w:val="none" w:sz="0" w:space="0" w:color="auto"/>
      </w:divBdr>
    </w:div>
    <w:div w:id="784035937">
      <w:bodyDiv w:val="1"/>
      <w:marLeft w:val="0"/>
      <w:marRight w:val="0"/>
      <w:marTop w:val="0"/>
      <w:marBottom w:val="0"/>
      <w:divBdr>
        <w:top w:val="none" w:sz="0" w:space="0" w:color="auto"/>
        <w:left w:val="none" w:sz="0" w:space="0" w:color="auto"/>
        <w:bottom w:val="none" w:sz="0" w:space="0" w:color="auto"/>
        <w:right w:val="none" w:sz="0" w:space="0" w:color="auto"/>
      </w:divBdr>
    </w:div>
    <w:div w:id="788933382">
      <w:bodyDiv w:val="1"/>
      <w:marLeft w:val="0"/>
      <w:marRight w:val="0"/>
      <w:marTop w:val="0"/>
      <w:marBottom w:val="0"/>
      <w:divBdr>
        <w:top w:val="none" w:sz="0" w:space="0" w:color="auto"/>
        <w:left w:val="none" w:sz="0" w:space="0" w:color="auto"/>
        <w:bottom w:val="none" w:sz="0" w:space="0" w:color="auto"/>
        <w:right w:val="none" w:sz="0" w:space="0" w:color="auto"/>
      </w:divBdr>
    </w:div>
    <w:div w:id="801768352">
      <w:bodyDiv w:val="1"/>
      <w:marLeft w:val="0"/>
      <w:marRight w:val="0"/>
      <w:marTop w:val="0"/>
      <w:marBottom w:val="0"/>
      <w:divBdr>
        <w:top w:val="none" w:sz="0" w:space="0" w:color="auto"/>
        <w:left w:val="none" w:sz="0" w:space="0" w:color="auto"/>
        <w:bottom w:val="none" w:sz="0" w:space="0" w:color="auto"/>
        <w:right w:val="none" w:sz="0" w:space="0" w:color="auto"/>
      </w:divBdr>
    </w:div>
    <w:div w:id="812059450">
      <w:bodyDiv w:val="1"/>
      <w:marLeft w:val="0"/>
      <w:marRight w:val="0"/>
      <w:marTop w:val="0"/>
      <w:marBottom w:val="0"/>
      <w:divBdr>
        <w:top w:val="none" w:sz="0" w:space="0" w:color="auto"/>
        <w:left w:val="none" w:sz="0" w:space="0" w:color="auto"/>
        <w:bottom w:val="none" w:sz="0" w:space="0" w:color="auto"/>
        <w:right w:val="none" w:sz="0" w:space="0" w:color="auto"/>
      </w:divBdr>
    </w:div>
    <w:div w:id="814837742">
      <w:bodyDiv w:val="1"/>
      <w:marLeft w:val="0"/>
      <w:marRight w:val="0"/>
      <w:marTop w:val="0"/>
      <w:marBottom w:val="0"/>
      <w:divBdr>
        <w:top w:val="none" w:sz="0" w:space="0" w:color="auto"/>
        <w:left w:val="none" w:sz="0" w:space="0" w:color="auto"/>
        <w:bottom w:val="none" w:sz="0" w:space="0" w:color="auto"/>
        <w:right w:val="none" w:sz="0" w:space="0" w:color="auto"/>
      </w:divBdr>
    </w:div>
    <w:div w:id="817724234">
      <w:bodyDiv w:val="1"/>
      <w:marLeft w:val="0"/>
      <w:marRight w:val="0"/>
      <w:marTop w:val="0"/>
      <w:marBottom w:val="0"/>
      <w:divBdr>
        <w:top w:val="none" w:sz="0" w:space="0" w:color="auto"/>
        <w:left w:val="none" w:sz="0" w:space="0" w:color="auto"/>
        <w:bottom w:val="none" w:sz="0" w:space="0" w:color="auto"/>
        <w:right w:val="none" w:sz="0" w:space="0" w:color="auto"/>
      </w:divBdr>
    </w:div>
    <w:div w:id="824054180">
      <w:bodyDiv w:val="1"/>
      <w:marLeft w:val="0"/>
      <w:marRight w:val="0"/>
      <w:marTop w:val="0"/>
      <w:marBottom w:val="0"/>
      <w:divBdr>
        <w:top w:val="none" w:sz="0" w:space="0" w:color="auto"/>
        <w:left w:val="none" w:sz="0" w:space="0" w:color="auto"/>
        <w:bottom w:val="none" w:sz="0" w:space="0" w:color="auto"/>
        <w:right w:val="none" w:sz="0" w:space="0" w:color="auto"/>
      </w:divBdr>
    </w:div>
    <w:div w:id="830217085">
      <w:bodyDiv w:val="1"/>
      <w:marLeft w:val="0"/>
      <w:marRight w:val="0"/>
      <w:marTop w:val="0"/>
      <w:marBottom w:val="0"/>
      <w:divBdr>
        <w:top w:val="none" w:sz="0" w:space="0" w:color="auto"/>
        <w:left w:val="none" w:sz="0" w:space="0" w:color="auto"/>
        <w:bottom w:val="none" w:sz="0" w:space="0" w:color="auto"/>
        <w:right w:val="none" w:sz="0" w:space="0" w:color="auto"/>
      </w:divBdr>
    </w:div>
    <w:div w:id="843934369">
      <w:bodyDiv w:val="1"/>
      <w:marLeft w:val="0"/>
      <w:marRight w:val="0"/>
      <w:marTop w:val="0"/>
      <w:marBottom w:val="0"/>
      <w:divBdr>
        <w:top w:val="none" w:sz="0" w:space="0" w:color="auto"/>
        <w:left w:val="none" w:sz="0" w:space="0" w:color="auto"/>
        <w:bottom w:val="none" w:sz="0" w:space="0" w:color="auto"/>
        <w:right w:val="none" w:sz="0" w:space="0" w:color="auto"/>
      </w:divBdr>
    </w:div>
    <w:div w:id="845368642">
      <w:bodyDiv w:val="1"/>
      <w:marLeft w:val="0"/>
      <w:marRight w:val="0"/>
      <w:marTop w:val="0"/>
      <w:marBottom w:val="0"/>
      <w:divBdr>
        <w:top w:val="none" w:sz="0" w:space="0" w:color="auto"/>
        <w:left w:val="none" w:sz="0" w:space="0" w:color="auto"/>
        <w:bottom w:val="none" w:sz="0" w:space="0" w:color="auto"/>
        <w:right w:val="none" w:sz="0" w:space="0" w:color="auto"/>
      </w:divBdr>
    </w:div>
    <w:div w:id="879442576">
      <w:bodyDiv w:val="1"/>
      <w:marLeft w:val="0"/>
      <w:marRight w:val="0"/>
      <w:marTop w:val="0"/>
      <w:marBottom w:val="0"/>
      <w:divBdr>
        <w:top w:val="none" w:sz="0" w:space="0" w:color="auto"/>
        <w:left w:val="none" w:sz="0" w:space="0" w:color="auto"/>
        <w:bottom w:val="none" w:sz="0" w:space="0" w:color="auto"/>
        <w:right w:val="none" w:sz="0" w:space="0" w:color="auto"/>
      </w:divBdr>
    </w:div>
    <w:div w:id="881483303">
      <w:bodyDiv w:val="1"/>
      <w:marLeft w:val="0"/>
      <w:marRight w:val="0"/>
      <w:marTop w:val="0"/>
      <w:marBottom w:val="0"/>
      <w:divBdr>
        <w:top w:val="none" w:sz="0" w:space="0" w:color="auto"/>
        <w:left w:val="none" w:sz="0" w:space="0" w:color="auto"/>
        <w:bottom w:val="none" w:sz="0" w:space="0" w:color="auto"/>
        <w:right w:val="none" w:sz="0" w:space="0" w:color="auto"/>
      </w:divBdr>
    </w:div>
    <w:div w:id="885070074">
      <w:bodyDiv w:val="1"/>
      <w:marLeft w:val="0"/>
      <w:marRight w:val="0"/>
      <w:marTop w:val="0"/>
      <w:marBottom w:val="0"/>
      <w:divBdr>
        <w:top w:val="none" w:sz="0" w:space="0" w:color="auto"/>
        <w:left w:val="none" w:sz="0" w:space="0" w:color="auto"/>
        <w:bottom w:val="none" w:sz="0" w:space="0" w:color="auto"/>
        <w:right w:val="none" w:sz="0" w:space="0" w:color="auto"/>
      </w:divBdr>
    </w:div>
    <w:div w:id="895240266">
      <w:bodyDiv w:val="1"/>
      <w:marLeft w:val="0"/>
      <w:marRight w:val="0"/>
      <w:marTop w:val="0"/>
      <w:marBottom w:val="0"/>
      <w:divBdr>
        <w:top w:val="none" w:sz="0" w:space="0" w:color="auto"/>
        <w:left w:val="none" w:sz="0" w:space="0" w:color="auto"/>
        <w:bottom w:val="none" w:sz="0" w:space="0" w:color="auto"/>
        <w:right w:val="none" w:sz="0" w:space="0" w:color="auto"/>
      </w:divBdr>
    </w:div>
    <w:div w:id="900943123">
      <w:bodyDiv w:val="1"/>
      <w:marLeft w:val="0"/>
      <w:marRight w:val="0"/>
      <w:marTop w:val="0"/>
      <w:marBottom w:val="0"/>
      <w:divBdr>
        <w:top w:val="none" w:sz="0" w:space="0" w:color="auto"/>
        <w:left w:val="none" w:sz="0" w:space="0" w:color="auto"/>
        <w:bottom w:val="none" w:sz="0" w:space="0" w:color="auto"/>
        <w:right w:val="none" w:sz="0" w:space="0" w:color="auto"/>
      </w:divBdr>
    </w:div>
    <w:div w:id="910624215">
      <w:bodyDiv w:val="1"/>
      <w:marLeft w:val="0"/>
      <w:marRight w:val="0"/>
      <w:marTop w:val="0"/>
      <w:marBottom w:val="0"/>
      <w:divBdr>
        <w:top w:val="none" w:sz="0" w:space="0" w:color="auto"/>
        <w:left w:val="none" w:sz="0" w:space="0" w:color="auto"/>
        <w:bottom w:val="none" w:sz="0" w:space="0" w:color="auto"/>
        <w:right w:val="none" w:sz="0" w:space="0" w:color="auto"/>
      </w:divBdr>
    </w:div>
    <w:div w:id="916553437">
      <w:bodyDiv w:val="1"/>
      <w:marLeft w:val="0"/>
      <w:marRight w:val="0"/>
      <w:marTop w:val="0"/>
      <w:marBottom w:val="0"/>
      <w:divBdr>
        <w:top w:val="none" w:sz="0" w:space="0" w:color="auto"/>
        <w:left w:val="none" w:sz="0" w:space="0" w:color="auto"/>
        <w:bottom w:val="none" w:sz="0" w:space="0" w:color="auto"/>
        <w:right w:val="none" w:sz="0" w:space="0" w:color="auto"/>
      </w:divBdr>
    </w:div>
    <w:div w:id="918832871">
      <w:bodyDiv w:val="1"/>
      <w:marLeft w:val="0"/>
      <w:marRight w:val="0"/>
      <w:marTop w:val="0"/>
      <w:marBottom w:val="0"/>
      <w:divBdr>
        <w:top w:val="none" w:sz="0" w:space="0" w:color="auto"/>
        <w:left w:val="none" w:sz="0" w:space="0" w:color="auto"/>
        <w:bottom w:val="none" w:sz="0" w:space="0" w:color="auto"/>
        <w:right w:val="none" w:sz="0" w:space="0" w:color="auto"/>
      </w:divBdr>
    </w:div>
    <w:div w:id="930966884">
      <w:bodyDiv w:val="1"/>
      <w:marLeft w:val="0"/>
      <w:marRight w:val="0"/>
      <w:marTop w:val="0"/>
      <w:marBottom w:val="0"/>
      <w:divBdr>
        <w:top w:val="none" w:sz="0" w:space="0" w:color="auto"/>
        <w:left w:val="none" w:sz="0" w:space="0" w:color="auto"/>
        <w:bottom w:val="none" w:sz="0" w:space="0" w:color="auto"/>
        <w:right w:val="none" w:sz="0" w:space="0" w:color="auto"/>
      </w:divBdr>
    </w:div>
    <w:div w:id="933248391">
      <w:bodyDiv w:val="1"/>
      <w:marLeft w:val="0"/>
      <w:marRight w:val="0"/>
      <w:marTop w:val="0"/>
      <w:marBottom w:val="0"/>
      <w:divBdr>
        <w:top w:val="none" w:sz="0" w:space="0" w:color="auto"/>
        <w:left w:val="none" w:sz="0" w:space="0" w:color="auto"/>
        <w:bottom w:val="none" w:sz="0" w:space="0" w:color="auto"/>
        <w:right w:val="none" w:sz="0" w:space="0" w:color="auto"/>
      </w:divBdr>
    </w:div>
    <w:div w:id="940531333">
      <w:bodyDiv w:val="1"/>
      <w:marLeft w:val="0"/>
      <w:marRight w:val="0"/>
      <w:marTop w:val="0"/>
      <w:marBottom w:val="0"/>
      <w:divBdr>
        <w:top w:val="none" w:sz="0" w:space="0" w:color="auto"/>
        <w:left w:val="none" w:sz="0" w:space="0" w:color="auto"/>
        <w:bottom w:val="none" w:sz="0" w:space="0" w:color="auto"/>
        <w:right w:val="none" w:sz="0" w:space="0" w:color="auto"/>
      </w:divBdr>
    </w:div>
    <w:div w:id="943926468">
      <w:bodyDiv w:val="1"/>
      <w:marLeft w:val="0"/>
      <w:marRight w:val="0"/>
      <w:marTop w:val="0"/>
      <w:marBottom w:val="0"/>
      <w:divBdr>
        <w:top w:val="none" w:sz="0" w:space="0" w:color="auto"/>
        <w:left w:val="none" w:sz="0" w:space="0" w:color="auto"/>
        <w:bottom w:val="none" w:sz="0" w:space="0" w:color="auto"/>
        <w:right w:val="none" w:sz="0" w:space="0" w:color="auto"/>
      </w:divBdr>
    </w:div>
    <w:div w:id="975374463">
      <w:bodyDiv w:val="1"/>
      <w:marLeft w:val="0"/>
      <w:marRight w:val="0"/>
      <w:marTop w:val="0"/>
      <w:marBottom w:val="0"/>
      <w:divBdr>
        <w:top w:val="none" w:sz="0" w:space="0" w:color="auto"/>
        <w:left w:val="none" w:sz="0" w:space="0" w:color="auto"/>
        <w:bottom w:val="none" w:sz="0" w:space="0" w:color="auto"/>
        <w:right w:val="none" w:sz="0" w:space="0" w:color="auto"/>
      </w:divBdr>
    </w:div>
    <w:div w:id="980421814">
      <w:bodyDiv w:val="1"/>
      <w:marLeft w:val="0"/>
      <w:marRight w:val="0"/>
      <w:marTop w:val="0"/>
      <w:marBottom w:val="0"/>
      <w:divBdr>
        <w:top w:val="none" w:sz="0" w:space="0" w:color="auto"/>
        <w:left w:val="none" w:sz="0" w:space="0" w:color="auto"/>
        <w:bottom w:val="none" w:sz="0" w:space="0" w:color="auto"/>
        <w:right w:val="none" w:sz="0" w:space="0" w:color="auto"/>
      </w:divBdr>
      <w:divsChild>
        <w:div w:id="1392731641">
          <w:marLeft w:val="0"/>
          <w:marRight w:val="0"/>
          <w:marTop w:val="0"/>
          <w:marBottom w:val="180"/>
          <w:divBdr>
            <w:top w:val="single" w:sz="2" w:space="0" w:color="auto"/>
            <w:left w:val="single" w:sz="2" w:space="0" w:color="auto"/>
            <w:bottom w:val="single" w:sz="2" w:space="0" w:color="auto"/>
            <w:right w:val="single" w:sz="2" w:space="0" w:color="auto"/>
          </w:divBdr>
        </w:div>
      </w:divsChild>
    </w:div>
    <w:div w:id="989751884">
      <w:bodyDiv w:val="1"/>
      <w:marLeft w:val="0"/>
      <w:marRight w:val="0"/>
      <w:marTop w:val="0"/>
      <w:marBottom w:val="0"/>
      <w:divBdr>
        <w:top w:val="none" w:sz="0" w:space="0" w:color="auto"/>
        <w:left w:val="none" w:sz="0" w:space="0" w:color="auto"/>
        <w:bottom w:val="none" w:sz="0" w:space="0" w:color="auto"/>
        <w:right w:val="none" w:sz="0" w:space="0" w:color="auto"/>
      </w:divBdr>
    </w:div>
    <w:div w:id="1004406494">
      <w:bodyDiv w:val="1"/>
      <w:marLeft w:val="0"/>
      <w:marRight w:val="0"/>
      <w:marTop w:val="0"/>
      <w:marBottom w:val="0"/>
      <w:divBdr>
        <w:top w:val="none" w:sz="0" w:space="0" w:color="auto"/>
        <w:left w:val="none" w:sz="0" w:space="0" w:color="auto"/>
        <w:bottom w:val="none" w:sz="0" w:space="0" w:color="auto"/>
        <w:right w:val="none" w:sz="0" w:space="0" w:color="auto"/>
      </w:divBdr>
    </w:div>
    <w:div w:id="1013454588">
      <w:bodyDiv w:val="1"/>
      <w:marLeft w:val="0"/>
      <w:marRight w:val="0"/>
      <w:marTop w:val="0"/>
      <w:marBottom w:val="0"/>
      <w:divBdr>
        <w:top w:val="none" w:sz="0" w:space="0" w:color="auto"/>
        <w:left w:val="none" w:sz="0" w:space="0" w:color="auto"/>
        <w:bottom w:val="none" w:sz="0" w:space="0" w:color="auto"/>
        <w:right w:val="none" w:sz="0" w:space="0" w:color="auto"/>
      </w:divBdr>
    </w:div>
    <w:div w:id="1024214673">
      <w:bodyDiv w:val="1"/>
      <w:marLeft w:val="0"/>
      <w:marRight w:val="0"/>
      <w:marTop w:val="0"/>
      <w:marBottom w:val="0"/>
      <w:divBdr>
        <w:top w:val="none" w:sz="0" w:space="0" w:color="auto"/>
        <w:left w:val="none" w:sz="0" w:space="0" w:color="auto"/>
        <w:bottom w:val="none" w:sz="0" w:space="0" w:color="auto"/>
        <w:right w:val="none" w:sz="0" w:space="0" w:color="auto"/>
      </w:divBdr>
    </w:div>
    <w:div w:id="1038164662">
      <w:bodyDiv w:val="1"/>
      <w:marLeft w:val="0"/>
      <w:marRight w:val="0"/>
      <w:marTop w:val="0"/>
      <w:marBottom w:val="0"/>
      <w:divBdr>
        <w:top w:val="none" w:sz="0" w:space="0" w:color="auto"/>
        <w:left w:val="none" w:sz="0" w:space="0" w:color="auto"/>
        <w:bottom w:val="none" w:sz="0" w:space="0" w:color="auto"/>
        <w:right w:val="none" w:sz="0" w:space="0" w:color="auto"/>
      </w:divBdr>
    </w:div>
    <w:div w:id="1040132326">
      <w:bodyDiv w:val="1"/>
      <w:marLeft w:val="0"/>
      <w:marRight w:val="0"/>
      <w:marTop w:val="0"/>
      <w:marBottom w:val="0"/>
      <w:divBdr>
        <w:top w:val="none" w:sz="0" w:space="0" w:color="auto"/>
        <w:left w:val="none" w:sz="0" w:space="0" w:color="auto"/>
        <w:bottom w:val="none" w:sz="0" w:space="0" w:color="auto"/>
        <w:right w:val="none" w:sz="0" w:space="0" w:color="auto"/>
      </w:divBdr>
    </w:div>
    <w:div w:id="1041130069">
      <w:bodyDiv w:val="1"/>
      <w:marLeft w:val="0"/>
      <w:marRight w:val="0"/>
      <w:marTop w:val="0"/>
      <w:marBottom w:val="0"/>
      <w:divBdr>
        <w:top w:val="none" w:sz="0" w:space="0" w:color="auto"/>
        <w:left w:val="none" w:sz="0" w:space="0" w:color="auto"/>
        <w:bottom w:val="none" w:sz="0" w:space="0" w:color="auto"/>
        <w:right w:val="none" w:sz="0" w:space="0" w:color="auto"/>
      </w:divBdr>
    </w:div>
    <w:div w:id="1045060434">
      <w:bodyDiv w:val="1"/>
      <w:marLeft w:val="0"/>
      <w:marRight w:val="0"/>
      <w:marTop w:val="0"/>
      <w:marBottom w:val="0"/>
      <w:divBdr>
        <w:top w:val="none" w:sz="0" w:space="0" w:color="auto"/>
        <w:left w:val="none" w:sz="0" w:space="0" w:color="auto"/>
        <w:bottom w:val="none" w:sz="0" w:space="0" w:color="auto"/>
        <w:right w:val="none" w:sz="0" w:space="0" w:color="auto"/>
      </w:divBdr>
      <w:divsChild>
        <w:div w:id="33892793">
          <w:marLeft w:val="0"/>
          <w:marRight w:val="0"/>
          <w:marTop w:val="0"/>
          <w:marBottom w:val="0"/>
          <w:divBdr>
            <w:top w:val="none" w:sz="0" w:space="0" w:color="auto"/>
            <w:left w:val="none" w:sz="0" w:space="0" w:color="auto"/>
            <w:bottom w:val="none" w:sz="0" w:space="0" w:color="auto"/>
            <w:right w:val="none" w:sz="0" w:space="0" w:color="auto"/>
          </w:divBdr>
          <w:divsChild>
            <w:div w:id="1052576849">
              <w:marLeft w:val="0"/>
              <w:marRight w:val="0"/>
              <w:marTop w:val="0"/>
              <w:marBottom w:val="0"/>
              <w:divBdr>
                <w:top w:val="none" w:sz="0" w:space="0" w:color="auto"/>
                <w:left w:val="none" w:sz="0" w:space="0" w:color="auto"/>
                <w:bottom w:val="none" w:sz="0" w:space="0" w:color="auto"/>
                <w:right w:val="none" w:sz="0" w:space="0" w:color="auto"/>
              </w:divBdr>
              <w:divsChild>
                <w:div w:id="12268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1802">
      <w:bodyDiv w:val="1"/>
      <w:marLeft w:val="0"/>
      <w:marRight w:val="0"/>
      <w:marTop w:val="0"/>
      <w:marBottom w:val="0"/>
      <w:divBdr>
        <w:top w:val="none" w:sz="0" w:space="0" w:color="auto"/>
        <w:left w:val="none" w:sz="0" w:space="0" w:color="auto"/>
        <w:bottom w:val="none" w:sz="0" w:space="0" w:color="auto"/>
        <w:right w:val="none" w:sz="0" w:space="0" w:color="auto"/>
      </w:divBdr>
    </w:div>
    <w:div w:id="1053499366">
      <w:bodyDiv w:val="1"/>
      <w:marLeft w:val="0"/>
      <w:marRight w:val="0"/>
      <w:marTop w:val="0"/>
      <w:marBottom w:val="0"/>
      <w:divBdr>
        <w:top w:val="none" w:sz="0" w:space="0" w:color="auto"/>
        <w:left w:val="none" w:sz="0" w:space="0" w:color="auto"/>
        <w:bottom w:val="none" w:sz="0" w:space="0" w:color="auto"/>
        <w:right w:val="none" w:sz="0" w:space="0" w:color="auto"/>
      </w:divBdr>
    </w:div>
    <w:div w:id="1099063740">
      <w:bodyDiv w:val="1"/>
      <w:marLeft w:val="0"/>
      <w:marRight w:val="0"/>
      <w:marTop w:val="0"/>
      <w:marBottom w:val="0"/>
      <w:divBdr>
        <w:top w:val="none" w:sz="0" w:space="0" w:color="auto"/>
        <w:left w:val="none" w:sz="0" w:space="0" w:color="auto"/>
        <w:bottom w:val="none" w:sz="0" w:space="0" w:color="auto"/>
        <w:right w:val="none" w:sz="0" w:space="0" w:color="auto"/>
      </w:divBdr>
    </w:div>
    <w:div w:id="1127361033">
      <w:bodyDiv w:val="1"/>
      <w:marLeft w:val="0"/>
      <w:marRight w:val="0"/>
      <w:marTop w:val="0"/>
      <w:marBottom w:val="0"/>
      <w:divBdr>
        <w:top w:val="none" w:sz="0" w:space="0" w:color="auto"/>
        <w:left w:val="none" w:sz="0" w:space="0" w:color="auto"/>
        <w:bottom w:val="none" w:sz="0" w:space="0" w:color="auto"/>
        <w:right w:val="none" w:sz="0" w:space="0" w:color="auto"/>
      </w:divBdr>
    </w:div>
    <w:div w:id="1135564586">
      <w:bodyDiv w:val="1"/>
      <w:marLeft w:val="0"/>
      <w:marRight w:val="0"/>
      <w:marTop w:val="0"/>
      <w:marBottom w:val="0"/>
      <w:divBdr>
        <w:top w:val="none" w:sz="0" w:space="0" w:color="auto"/>
        <w:left w:val="none" w:sz="0" w:space="0" w:color="auto"/>
        <w:bottom w:val="none" w:sz="0" w:space="0" w:color="auto"/>
        <w:right w:val="none" w:sz="0" w:space="0" w:color="auto"/>
      </w:divBdr>
    </w:div>
    <w:div w:id="1158575465">
      <w:bodyDiv w:val="1"/>
      <w:marLeft w:val="0"/>
      <w:marRight w:val="0"/>
      <w:marTop w:val="0"/>
      <w:marBottom w:val="0"/>
      <w:divBdr>
        <w:top w:val="none" w:sz="0" w:space="0" w:color="auto"/>
        <w:left w:val="none" w:sz="0" w:space="0" w:color="auto"/>
        <w:bottom w:val="none" w:sz="0" w:space="0" w:color="auto"/>
        <w:right w:val="none" w:sz="0" w:space="0" w:color="auto"/>
      </w:divBdr>
    </w:div>
    <w:div w:id="1166628373">
      <w:bodyDiv w:val="1"/>
      <w:marLeft w:val="0"/>
      <w:marRight w:val="0"/>
      <w:marTop w:val="0"/>
      <w:marBottom w:val="0"/>
      <w:divBdr>
        <w:top w:val="none" w:sz="0" w:space="0" w:color="auto"/>
        <w:left w:val="none" w:sz="0" w:space="0" w:color="auto"/>
        <w:bottom w:val="none" w:sz="0" w:space="0" w:color="auto"/>
        <w:right w:val="none" w:sz="0" w:space="0" w:color="auto"/>
      </w:divBdr>
    </w:div>
    <w:div w:id="1174027903">
      <w:bodyDiv w:val="1"/>
      <w:marLeft w:val="0"/>
      <w:marRight w:val="0"/>
      <w:marTop w:val="0"/>
      <w:marBottom w:val="0"/>
      <w:divBdr>
        <w:top w:val="none" w:sz="0" w:space="0" w:color="auto"/>
        <w:left w:val="none" w:sz="0" w:space="0" w:color="auto"/>
        <w:bottom w:val="none" w:sz="0" w:space="0" w:color="auto"/>
        <w:right w:val="none" w:sz="0" w:space="0" w:color="auto"/>
      </w:divBdr>
    </w:div>
    <w:div w:id="1179735428">
      <w:bodyDiv w:val="1"/>
      <w:marLeft w:val="0"/>
      <w:marRight w:val="0"/>
      <w:marTop w:val="0"/>
      <w:marBottom w:val="0"/>
      <w:divBdr>
        <w:top w:val="none" w:sz="0" w:space="0" w:color="auto"/>
        <w:left w:val="none" w:sz="0" w:space="0" w:color="auto"/>
        <w:bottom w:val="none" w:sz="0" w:space="0" w:color="auto"/>
        <w:right w:val="none" w:sz="0" w:space="0" w:color="auto"/>
      </w:divBdr>
      <w:divsChild>
        <w:div w:id="467363839">
          <w:marLeft w:val="0"/>
          <w:marRight w:val="0"/>
          <w:marTop w:val="0"/>
          <w:marBottom w:val="0"/>
          <w:divBdr>
            <w:top w:val="none" w:sz="0" w:space="0" w:color="auto"/>
            <w:left w:val="none" w:sz="0" w:space="0" w:color="auto"/>
            <w:bottom w:val="none" w:sz="0" w:space="0" w:color="auto"/>
            <w:right w:val="none" w:sz="0" w:space="0" w:color="auto"/>
          </w:divBdr>
          <w:divsChild>
            <w:div w:id="1062484009">
              <w:marLeft w:val="0"/>
              <w:marRight w:val="0"/>
              <w:marTop w:val="0"/>
              <w:marBottom w:val="0"/>
              <w:divBdr>
                <w:top w:val="none" w:sz="0" w:space="0" w:color="auto"/>
                <w:left w:val="none" w:sz="0" w:space="0" w:color="auto"/>
                <w:bottom w:val="none" w:sz="0" w:space="0" w:color="auto"/>
                <w:right w:val="none" w:sz="0" w:space="0" w:color="auto"/>
              </w:divBdr>
            </w:div>
            <w:div w:id="646666212">
              <w:marLeft w:val="0"/>
              <w:marRight w:val="0"/>
              <w:marTop w:val="0"/>
              <w:marBottom w:val="0"/>
              <w:divBdr>
                <w:top w:val="none" w:sz="0" w:space="0" w:color="auto"/>
                <w:left w:val="none" w:sz="0" w:space="0" w:color="auto"/>
                <w:bottom w:val="none" w:sz="0" w:space="0" w:color="auto"/>
                <w:right w:val="none" w:sz="0" w:space="0" w:color="auto"/>
              </w:divBdr>
            </w:div>
            <w:div w:id="1630550252">
              <w:marLeft w:val="0"/>
              <w:marRight w:val="0"/>
              <w:marTop w:val="0"/>
              <w:marBottom w:val="0"/>
              <w:divBdr>
                <w:top w:val="none" w:sz="0" w:space="0" w:color="auto"/>
                <w:left w:val="none" w:sz="0" w:space="0" w:color="auto"/>
                <w:bottom w:val="none" w:sz="0" w:space="0" w:color="auto"/>
                <w:right w:val="none" w:sz="0" w:space="0" w:color="auto"/>
              </w:divBdr>
            </w:div>
            <w:div w:id="1033655118">
              <w:marLeft w:val="0"/>
              <w:marRight w:val="0"/>
              <w:marTop w:val="0"/>
              <w:marBottom w:val="0"/>
              <w:divBdr>
                <w:top w:val="none" w:sz="0" w:space="0" w:color="auto"/>
                <w:left w:val="none" w:sz="0" w:space="0" w:color="auto"/>
                <w:bottom w:val="none" w:sz="0" w:space="0" w:color="auto"/>
                <w:right w:val="none" w:sz="0" w:space="0" w:color="auto"/>
              </w:divBdr>
            </w:div>
            <w:div w:id="127551971">
              <w:marLeft w:val="0"/>
              <w:marRight w:val="0"/>
              <w:marTop w:val="0"/>
              <w:marBottom w:val="0"/>
              <w:divBdr>
                <w:top w:val="none" w:sz="0" w:space="0" w:color="auto"/>
                <w:left w:val="none" w:sz="0" w:space="0" w:color="auto"/>
                <w:bottom w:val="none" w:sz="0" w:space="0" w:color="auto"/>
                <w:right w:val="none" w:sz="0" w:space="0" w:color="auto"/>
              </w:divBdr>
            </w:div>
            <w:div w:id="543367748">
              <w:marLeft w:val="0"/>
              <w:marRight w:val="0"/>
              <w:marTop w:val="0"/>
              <w:marBottom w:val="0"/>
              <w:divBdr>
                <w:top w:val="none" w:sz="0" w:space="0" w:color="auto"/>
                <w:left w:val="none" w:sz="0" w:space="0" w:color="auto"/>
                <w:bottom w:val="none" w:sz="0" w:space="0" w:color="auto"/>
                <w:right w:val="none" w:sz="0" w:space="0" w:color="auto"/>
              </w:divBdr>
            </w:div>
            <w:div w:id="529684444">
              <w:marLeft w:val="0"/>
              <w:marRight w:val="0"/>
              <w:marTop w:val="0"/>
              <w:marBottom w:val="0"/>
              <w:divBdr>
                <w:top w:val="none" w:sz="0" w:space="0" w:color="auto"/>
                <w:left w:val="none" w:sz="0" w:space="0" w:color="auto"/>
                <w:bottom w:val="none" w:sz="0" w:space="0" w:color="auto"/>
                <w:right w:val="none" w:sz="0" w:space="0" w:color="auto"/>
              </w:divBdr>
            </w:div>
            <w:div w:id="851073252">
              <w:marLeft w:val="0"/>
              <w:marRight w:val="0"/>
              <w:marTop w:val="0"/>
              <w:marBottom w:val="0"/>
              <w:divBdr>
                <w:top w:val="none" w:sz="0" w:space="0" w:color="auto"/>
                <w:left w:val="none" w:sz="0" w:space="0" w:color="auto"/>
                <w:bottom w:val="none" w:sz="0" w:space="0" w:color="auto"/>
                <w:right w:val="none" w:sz="0" w:space="0" w:color="auto"/>
              </w:divBdr>
            </w:div>
            <w:div w:id="941567618">
              <w:marLeft w:val="0"/>
              <w:marRight w:val="0"/>
              <w:marTop w:val="0"/>
              <w:marBottom w:val="0"/>
              <w:divBdr>
                <w:top w:val="none" w:sz="0" w:space="0" w:color="auto"/>
                <w:left w:val="none" w:sz="0" w:space="0" w:color="auto"/>
                <w:bottom w:val="none" w:sz="0" w:space="0" w:color="auto"/>
                <w:right w:val="none" w:sz="0" w:space="0" w:color="auto"/>
              </w:divBdr>
            </w:div>
            <w:div w:id="1026371565">
              <w:marLeft w:val="0"/>
              <w:marRight w:val="0"/>
              <w:marTop w:val="0"/>
              <w:marBottom w:val="0"/>
              <w:divBdr>
                <w:top w:val="none" w:sz="0" w:space="0" w:color="auto"/>
                <w:left w:val="none" w:sz="0" w:space="0" w:color="auto"/>
                <w:bottom w:val="none" w:sz="0" w:space="0" w:color="auto"/>
                <w:right w:val="none" w:sz="0" w:space="0" w:color="auto"/>
              </w:divBdr>
            </w:div>
            <w:div w:id="768893584">
              <w:marLeft w:val="0"/>
              <w:marRight w:val="0"/>
              <w:marTop w:val="0"/>
              <w:marBottom w:val="0"/>
              <w:divBdr>
                <w:top w:val="none" w:sz="0" w:space="0" w:color="auto"/>
                <w:left w:val="none" w:sz="0" w:space="0" w:color="auto"/>
                <w:bottom w:val="none" w:sz="0" w:space="0" w:color="auto"/>
                <w:right w:val="none" w:sz="0" w:space="0" w:color="auto"/>
              </w:divBdr>
            </w:div>
            <w:div w:id="1276980226">
              <w:marLeft w:val="0"/>
              <w:marRight w:val="0"/>
              <w:marTop w:val="0"/>
              <w:marBottom w:val="0"/>
              <w:divBdr>
                <w:top w:val="none" w:sz="0" w:space="0" w:color="auto"/>
                <w:left w:val="none" w:sz="0" w:space="0" w:color="auto"/>
                <w:bottom w:val="none" w:sz="0" w:space="0" w:color="auto"/>
                <w:right w:val="none" w:sz="0" w:space="0" w:color="auto"/>
              </w:divBdr>
            </w:div>
            <w:div w:id="1261134788">
              <w:marLeft w:val="0"/>
              <w:marRight w:val="0"/>
              <w:marTop w:val="0"/>
              <w:marBottom w:val="0"/>
              <w:divBdr>
                <w:top w:val="none" w:sz="0" w:space="0" w:color="auto"/>
                <w:left w:val="none" w:sz="0" w:space="0" w:color="auto"/>
                <w:bottom w:val="none" w:sz="0" w:space="0" w:color="auto"/>
                <w:right w:val="none" w:sz="0" w:space="0" w:color="auto"/>
              </w:divBdr>
            </w:div>
            <w:div w:id="2012217832">
              <w:marLeft w:val="0"/>
              <w:marRight w:val="0"/>
              <w:marTop w:val="0"/>
              <w:marBottom w:val="0"/>
              <w:divBdr>
                <w:top w:val="none" w:sz="0" w:space="0" w:color="auto"/>
                <w:left w:val="none" w:sz="0" w:space="0" w:color="auto"/>
                <w:bottom w:val="none" w:sz="0" w:space="0" w:color="auto"/>
                <w:right w:val="none" w:sz="0" w:space="0" w:color="auto"/>
              </w:divBdr>
            </w:div>
            <w:div w:id="812873934">
              <w:marLeft w:val="0"/>
              <w:marRight w:val="0"/>
              <w:marTop w:val="0"/>
              <w:marBottom w:val="0"/>
              <w:divBdr>
                <w:top w:val="none" w:sz="0" w:space="0" w:color="auto"/>
                <w:left w:val="none" w:sz="0" w:space="0" w:color="auto"/>
                <w:bottom w:val="none" w:sz="0" w:space="0" w:color="auto"/>
                <w:right w:val="none" w:sz="0" w:space="0" w:color="auto"/>
              </w:divBdr>
            </w:div>
            <w:div w:id="359361693">
              <w:marLeft w:val="0"/>
              <w:marRight w:val="0"/>
              <w:marTop w:val="0"/>
              <w:marBottom w:val="0"/>
              <w:divBdr>
                <w:top w:val="none" w:sz="0" w:space="0" w:color="auto"/>
                <w:left w:val="none" w:sz="0" w:space="0" w:color="auto"/>
                <w:bottom w:val="none" w:sz="0" w:space="0" w:color="auto"/>
                <w:right w:val="none" w:sz="0" w:space="0" w:color="auto"/>
              </w:divBdr>
            </w:div>
            <w:div w:id="1676878617">
              <w:marLeft w:val="0"/>
              <w:marRight w:val="0"/>
              <w:marTop w:val="0"/>
              <w:marBottom w:val="0"/>
              <w:divBdr>
                <w:top w:val="none" w:sz="0" w:space="0" w:color="auto"/>
                <w:left w:val="none" w:sz="0" w:space="0" w:color="auto"/>
                <w:bottom w:val="none" w:sz="0" w:space="0" w:color="auto"/>
                <w:right w:val="none" w:sz="0" w:space="0" w:color="auto"/>
              </w:divBdr>
            </w:div>
            <w:div w:id="1968465598">
              <w:marLeft w:val="0"/>
              <w:marRight w:val="0"/>
              <w:marTop w:val="0"/>
              <w:marBottom w:val="0"/>
              <w:divBdr>
                <w:top w:val="none" w:sz="0" w:space="0" w:color="auto"/>
                <w:left w:val="none" w:sz="0" w:space="0" w:color="auto"/>
                <w:bottom w:val="none" w:sz="0" w:space="0" w:color="auto"/>
                <w:right w:val="none" w:sz="0" w:space="0" w:color="auto"/>
              </w:divBdr>
            </w:div>
            <w:div w:id="909509628">
              <w:marLeft w:val="0"/>
              <w:marRight w:val="0"/>
              <w:marTop w:val="0"/>
              <w:marBottom w:val="0"/>
              <w:divBdr>
                <w:top w:val="none" w:sz="0" w:space="0" w:color="auto"/>
                <w:left w:val="none" w:sz="0" w:space="0" w:color="auto"/>
                <w:bottom w:val="none" w:sz="0" w:space="0" w:color="auto"/>
                <w:right w:val="none" w:sz="0" w:space="0" w:color="auto"/>
              </w:divBdr>
            </w:div>
            <w:div w:id="13604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88881">
      <w:bodyDiv w:val="1"/>
      <w:marLeft w:val="0"/>
      <w:marRight w:val="0"/>
      <w:marTop w:val="0"/>
      <w:marBottom w:val="0"/>
      <w:divBdr>
        <w:top w:val="none" w:sz="0" w:space="0" w:color="auto"/>
        <w:left w:val="none" w:sz="0" w:space="0" w:color="auto"/>
        <w:bottom w:val="none" w:sz="0" w:space="0" w:color="auto"/>
        <w:right w:val="none" w:sz="0" w:space="0" w:color="auto"/>
      </w:divBdr>
      <w:divsChild>
        <w:div w:id="406001370">
          <w:marLeft w:val="0"/>
          <w:marRight w:val="0"/>
          <w:marTop w:val="0"/>
          <w:marBottom w:val="0"/>
          <w:divBdr>
            <w:top w:val="none" w:sz="0" w:space="0" w:color="auto"/>
            <w:left w:val="none" w:sz="0" w:space="0" w:color="auto"/>
            <w:bottom w:val="none" w:sz="0" w:space="0" w:color="auto"/>
            <w:right w:val="none" w:sz="0" w:space="0" w:color="auto"/>
          </w:divBdr>
          <w:divsChild>
            <w:div w:id="1776092199">
              <w:marLeft w:val="0"/>
              <w:marRight w:val="0"/>
              <w:marTop w:val="0"/>
              <w:marBottom w:val="0"/>
              <w:divBdr>
                <w:top w:val="none" w:sz="0" w:space="0" w:color="auto"/>
                <w:left w:val="none" w:sz="0" w:space="0" w:color="auto"/>
                <w:bottom w:val="none" w:sz="0" w:space="0" w:color="auto"/>
                <w:right w:val="none" w:sz="0" w:space="0" w:color="auto"/>
              </w:divBdr>
            </w:div>
            <w:div w:id="1644002052">
              <w:marLeft w:val="0"/>
              <w:marRight w:val="0"/>
              <w:marTop w:val="0"/>
              <w:marBottom w:val="0"/>
              <w:divBdr>
                <w:top w:val="none" w:sz="0" w:space="0" w:color="auto"/>
                <w:left w:val="none" w:sz="0" w:space="0" w:color="auto"/>
                <w:bottom w:val="none" w:sz="0" w:space="0" w:color="auto"/>
                <w:right w:val="none" w:sz="0" w:space="0" w:color="auto"/>
              </w:divBdr>
            </w:div>
            <w:div w:id="23017884">
              <w:marLeft w:val="0"/>
              <w:marRight w:val="0"/>
              <w:marTop w:val="0"/>
              <w:marBottom w:val="0"/>
              <w:divBdr>
                <w:top w:val="none" w:sz="0" w:space="0" w:color="auto"/>
                <w:left w:val="none" w:sz="0" w:space="0" w:color="auto"/>
                <w:bottom w:val="none" w:sz="0" w:space="0" w:color="auto"/>
                <w:right w:val="none" w:sz="0" w:space="0" w:color="auto"/>
              </w:divBdr>
            </w:div>
            <w:div w:id="689138437">
              <w:marLeft w:val="0"/>
              <w:marRight w:val="0"/>
              <w:marTop w:val="0"/>
              <w:marBottom w:val="0"/>
              <w:divBdr>
                <w:top w:val="none" w:sz="0" w:space="0" w:color="auto"/>
                <w:left w:val="none" w:sz="0" w:space="0" w:color="auto"/>
                <w:bottom w:val="none" w:sz="0" w:space="0" w:color="auto"/>
                <w:right w:val="none" w:sz="0" w:space="0" w:color="auto"/>
              </w:divBdr>
            </w:div>
            <w:div w:id="1272397880">
              <w:marLeft w:val="0"/>
              <w:marRight w:val="0"/>
              <w:marTop w:val="0"/>
              <w:marBottom w:val="0"/>
              <w:divBdr>
                <w:top w:val="none" w:sz="0" w:space="0" w:color="auto"/>
                <w:left w:val="none" w:sz="0" w:space="0" w:color="auto"/>
                <w:bottom w:val="none" w:sz="0" w:space="0" w:color="auto"/>
                <w:right w:val="none" w:sz="0" w:space="0" w:color="auto"/>
              </w:divBdr>
            </w:div>
            <w:div w:id="1376471020">
              <w:marLeft w:val="0"/>
              <w:marRight w:val="0"/>
              <w:marTop w:val="0"/>
              <w:marBottom w:val="0"/>
              <w:divBdr>
                <w:top w:val="none" w:sz="0" w:space="0" w:color="auto"/>
                <w:left w:val="none" w:sz="0" w:space="0" w:color="auto"/>
                <w:bottom w:val="none" w:sz="0" w:space="0" w:color="auto"/>
                <w:right w:val="none" w:sz="0" w:space="0" w:color="auto"/>
              </w:divBdr>
            </w:div>
            <w:div w:id="1360744788">
              <w:marLeft w:val="0"/>
              <w:marRight w:val="0"/>
              <w:marTop w:val="0"/>
              <w:marBottom w:val="0"/>
              <w:divBdr>
                <w:top w:val="none" w:sz="0" w:space="0" w:color="auto"/>
                <w:left w:val="none" w:sz="0" w:space="0" w:color="auto"/>
                <w:bottom w:val="none" w:sz="0" w:space="0" w:color="auto"/>
                <w:right w:val="none" w:sz="0" w:space="0" w:color="auto"/>
              </w:divBdr>
            </w:div>
            <w:div w:id="724066368">
              <w:marLeft w:val="0"/>
              <w:marRight w:val="0"/>
              <w:marTop w:val="0"/>
              <w:marBottom w:val="0"/>
              <w:divBdr>
                <w:top w:val="none" w:sz="0" w:space="0" w:color="auto"/>
                <w:left w:val="none" w:sz="0" w:space="0" w:color="auto"/>
                <w:bottom w:val="none" w:sz="0" w:space="0" w:color="auto"/>
                <w:right w:val="none" w:sz="0" w:space="0" w:color="auto"/>
              </w:divBdr>
            </w:div>
            <w:div w:id="191381692">
              <w:marLeft w:val="0"/>
              <w:marRight w:val="0"/>
              <w:marTop w:val="0"/>
              <w:marBottom w:val="0"/>
              <w:divBdr>
                <w:top w:val="none" w:sz="0" w:space="0" w:color="auto"/>
                <w:left w:val="none" w:sz="0" w:space="0" w:color="auto"/>
                <w:bottom w:val="none" w:sz="0" w:space="0" w:color="auto"/>
                <w:right w:val="none" w:sz="0" w:space="0" w:color="auto"/>
              </w:divBdr>
            </w:div>
            <w:div w:id="32654481">
              <w:marLeft w:val="0"/>
              <w:marRight w:val="0"/>
              <w:marTop w:val="0"/>
              <w:marBottom w:val="0"/>
              <w:divBdr>
                <w:top w:val="none" w:sz="0" w:space="0" w:color="auto"/>
                <w:left w:val="none" w:sz="0" w:space="0" w:color="auto"/>
                <w:bottom w:val="none" w:sz="0" w:space="0" w:color="auto"/>
                <w:right w:val="none" w:sz="0" w:space="0" w:color="auto"/>
              </w:divBdr>
            </w:div>
            <w:div w:id="2086947959">
              <w:marLeft w:val="0"/>
              <w:marRight w:val="0"/>
              <w:marTop w:val="0"/>
              <w:marBottom w:val="0"/>
              <w:divBdr>
                <w:top w:val="none" w:sz="0" w:space="0" w:color="auto"/>
                <w:left w:val="none" w:sz="0" w:space="0" w:color="auto"/>
                <w:bottom w:val="none" w:sz="0" w:space="0" w:color="auto"/>
                <w:right w:val="none" w:sz="0" w:space="0" w:color="auto"/>
              </w:divBdr>
            </w:div>
            <w:div w:id="545334622">
              <w:marLeft w:val="0"/>
              <w:marRight w:val="0"/>
              <w:marTop w:val="0"/>
              <w:marBottom w:val="0"/>
              <w:divBdr>
                <w:top w:val="none" w:sz="0" w:space="0" w:color="auto"/>
                <w:left w:val="none" w:sz="0" w:space="0" w:color="auto"/>
                <w:bottom w:val="none" w:sz="0" w:space="0" w:color="auto"/>
                <w:right w:val="none" w:sz="0" w:space="0" w:color="auto"/>
              </w:divBdr>
            </w:div>
            <w:div w:id="683093348">
              <w:marLeft w:val="0"/>
              <w:marRight w:val="0"/>
              <w:marTop w:val="0"/>
              <w:marBottom w:val="0"/>
              <w:divBdr>
                <w:top w:val="none" w:sz="0" w:space="0" w:color="auto"/>
                <w:left w:val="none" w:sz="0" w:space="0" w:color="auto"/>
                <w:bottom w:val="none" w:sz="0" w:space="0" w:color="auto"/>
                <w:right w:val="none" w:sz="0" w:space="0" w:color="auto"/>
              </w:divBdr>
            </w:div>
            <w:div w:id="1923488306">
              <w:marLeft w:val="0"/>
              <w:marRight w:val="0"/>
              <w:marTop w:val="0"/>
              <w:marBottom w:val="0"/>
              <w:divBdr>
                <w:top w:val="none" w:sz="0" w:space="0" w:color="auto"/>
                <w:left w:val="none" w:sz="0" w:space="0" w:color="auto"/>
                <w:bottom w:val="none" w:sz="0" w:space="0" w:color="auto"/>
                <w:right w:val="none" w:sz="0" w:space="0" w:color="auto"/>
              </w:divBdr>
            </w:div>
            <w:div w:id="144587929">
              <w:marLeft w:val="0"/>
              <w:marRight w:val="0"/>
              <w:marTop w:val="0"/>
              <w:marBottom w:val="0"/>
              <w:divBdr>
                <w:top w:val="none" w:sz="0" w:space="0" w:color="auto"/>
                <w:left w:val="none" w:sz="0" w:space="0" w:color="auto"/>
                <w:bottom w:val="none" w:sz="0" w:space="0" w:color="auto"/>
                <w:right w:val="none" w:sz="0" w:space="0" w:color="auto"/>
              </w:divBdr>
            </w:div>
            <w:div w:id="1325426387">
              <w:marLeft w:val="0"/>
              <w:marRight w:val="0"/>
              <w:marTop w:val="0"/>
              <w:marBottom w:val="0"/>
              <w:divBdr>
                <w:top w:val="none" w:sz="0" w:space="0" w:color="auto"/>
                <w:left w:val="none" w:sz="0" w:space="0" w:color="auto"/>
                <w:bottom w:val="none" w:sz="0" w:space="0" w:color="auto"/>
                <w:right w:val="none" w:sz="0" w:space="0" w:color="auto"/>
              </w:divBdr>
            </w:div>
            <w:div w:id="1288857778">
              <w:marLeft w:val="0"/>
              <w:marRight w:val="0"/>
              <w:marTop w:val="0"/>
              <w:marBottom w:val="0"/>
              <w:divBdr>
                <w:top w:val="none" w:sz="0" w:space="0" w:color="auto"/>
                <w:left w:val="none" w:sz="0" w:space="0" w:color="auto"/>
                <w:bottom w:val="none" w:sz="0" w:space="0" w:color="auto"/>
                <w:right w:val="none" w:sz="0" w:space="0" w:color="auto"/>
              </w:divBdr>
            </w:div>
            <w:div w:id="571550797">
              <w:marLeft w:val="0"/>
              <w:marRight w:val="0"/>
              <w:marTop w:val="0"/>
              <w:marBottom w:val="0"/>
              <w:divBdr>
                <w:top w:val="none" w:sz="0" w:space="0" w:color="auto"/>
                <w:left w:val="none" w:sz="0" w:space="0" w:color="auto"/>
                <w:bottom w:val="none" w:sz="0" w:space="0" w:color="auto"/>
                <w:right w:val="none" w:sz="0" w:space="0" w:color="auto"/>
              </w:divBdr>
            </w:div>
            <w:div w:id="6820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4520">
      <w:bodyDiv w:val="1"/>
      <w:marLeft w:val="0"/>
      <w:marRight w:val="0"/>
      <w:marTop w:val="0"/>
      <w:marBottom w:val="0"/>
      <w:divBdr>
        <w:top w:val="none" w:sz="0" w:space="0" w:color="auto"/>
        <w:left w:val="none" w:sz="0" w:space="0" w:color="auto"/>
        <w:bottom w:val="none" w:sz="0" w:space="0" w:color="auto"/>
        <w:right w:val="none" w:sz="0" w:space="0" w:color="auto"/>
      </w:divBdr>
    </w:div>
    <w:div w:id="1196893927">
      <w:bodyDiv w:val="1"/>
      <w:marLeft w:val="0"/>
      <w:marRight w:val="0"/>
      <w:marTop w:val="0"/>
      <w:marBottom w:val="0"/>
      <w:divBdr>
        <w:top w:val="none" w:sz="0" w:space="0" w:color="auto"/>
        <w:left w:val="none" w:sz="0" w:space="0" w:color="auto"/>
        <w:bottom w:val="none" w:sz="0" w:space="0" w:color="auto"/>
        <w:right w:val="none" w:sz="0" w:space="0" w:color="auto"/>
      </w:divBdr>
    </w:div>
    <w:div w:id="1197740794">
      <w:bodyDiv w:val="1"/>
      <w:marLeft w:val="0"/>
      <w:marRight w:val="0"/>
      <w:marTop w:val="0"/>
      <w:marBottom w:val="0"/>
      <w:divBdr>
        <w:top w:val="none" w:sz="0" w:space="0" w:color="auto"/>
        <w:left w:val="none" w:sz="0" w:space="0" w:color="auto"/>
        <w:bottom w:val="none" w:sz="0" w:space="0" w:color="auto"/>
        <w:right w:val="none" w:sz="0" w:space="0" w:color="auto"/>
      </w:divBdr>
    </w:div>
    <w:div w:id="1210533173">
      <w:bodyDiv w:val="1"/>
      <w:marLeft w:val="0"/>
      <w:marRight w:val="0"/>
      <w:marTop w:val="0"/>
      <w:marBottom w:val="0"/>
      <w:divBdr>
        <w:top w:val="none" w:sz="0" w:space="0" w:color="auto"/>
        <w:left w:val="none" w:sz="0" w:space="0" w:color="auto"/>
        <w:bottom w:val="none" w:sz="0" w:space="0" w:color="auto"/>
        <w:right w:val="none" w:sz="0" w:space="0" w:color="auto"/>
      </w:divBdr>
    </w:div>
    <w:div w:id="1223562769">
      <w:bodyDiv w:val="1"/>
      <w:marLeft w:val="0"/>
      <w:marRight w:val="0"/>
      <w:marTop w:val="0"/>
      <w:marBottom w:val="0"/>
      <w:divBdr>
        <w:top w:val="none" w:sz="0" w:space="0" w:color="auto"/>
        <w:left w:val="none" w:sz="0" w:space="0" w:color="auto"/>
        <w:bottom w:val="none" w:sz="0" w:space="0" w:color="auto"/>
        <w:right w:val="none" w:sz="0" w:space="0" w:color="auto"/>
      </w:divBdr>
    </w:div>
    <w:div w:id="1231503053">
      <w:bodyDiv w:val="1"/>
      <w:marLeft w:val="0"/>
      <w:marRight w:val="0"/>
      <w:marTop w:val="0"/>
      <w:marBottom w:val="0"/>
      <w:divBdr>
        <w:top w:val="none" w:sz="0" w:space="0" w:color="auto"/>
        <w:left w:val="none" w:sz="0" w:space="0" w:color="auto"/>
        <w:bottom w:val="none" w:sz="0" w:space="0" w:color="auto"/>
        <w:right w:val="none" w:sz="0" w:space="0" w:color="auto"/>
      </w:divBdr>
    </w:div>
    <w:div w:id="1231967620">
      <w:bodyDiv w:val="1"/>
      <w:marLeft w:val="0"/>
      <w:marRight w:val="0"/>
      <w:marTop w:val="0"/>
      <w:marBottom w:val="0"/>
      <w:divBdr>
        <w:top w:val="none" w:sz="0" w:space="0" w:color="auto"/>
        <w:left w:val="none" w:sz="0" w:space="0" w:color="auto"/>
        <w:bottom w:val="none" w:sz="0" w:space="0" w:color="auto"/>
        <w:right w:val="none" w:sz="0" w:space="0" w:color="auto"/>
      </w:divBdr>
    </w:div>
    <w:div w:id="1242133722">
      <w:bodyDiv w:val="1"/>
      <w:marLeft w:val="0"/>
      <w:marRight w:val="0"/>
      <w:marTop w:val="0"/>
      <w:marBottom w:val="0"/>
      <w:divBdr>
        <w:top w:val="none" w:sz="0" w:space="0" w:color="auto"/>
        <w:left w:val="none" w:sz="0" w:space="0" w:color="auto"/>
        <w:bottom w:val="none" w:sz="0" w:space="0" w:color="auto"/>
        <w:right w:val="none" w:sz="0" w:space="0" w:color="auto"/>
      </w:divBdr>
    </w:div>
    <w:div w:id="1245337149">
      <w:bodyDiv w:val="1"/>
      <w:marLeft w:val="0"/>
      <w:marRight w:val="0"/>
      <w:marTop w:val="0"/>
      <w:marBottom w:val="0"/>
      <w:divBdr>
        <w:top w:val="none" w:sz="0" w:space="0" w:color="auto"/>
        <w:left w:val="none" w:sz="0" w:space="0" w:color="auto"/>
        <w:bottom w:val="none" w:sz="0" w:space="0" w:color="auto"/>
        <w:right w:val="none" w:sz="0" w:space="0" w:color="auto"/>
      </w:divBdr>
    </w:div>
    <w:div w:id="1246643307">
      <w:bodyDiv w:val="1"/>
      <w:marLeft w:val="0"/>
      <w:marRight w:val="0"/>
      <w:marTop w:val="0"/>
      <w:marBottom w:val="0"/>
      <w:divBdr>
        <w:top w:val="none" w:sz="0" w:space="0" w:color="auto"/>
        <w:left w:val="none" w:sz="0" w:space="0" w:color="auto"/>
        <w:bottom w:val="none" w:sz="0" w:space="0" w:color="auto"/>
        <w:right w:val="none" w:sz="0" w:space="0" w:color="auto"/>
      </w:divBdr>
    </w:div>
    <w:div w:id="1250196521">
      <w:bodyDiv w:val="1"/>
      <w:marLeft w:val="0"/>
      <w:marRight w:val="0"/>
      <w:marTop w:val="0"/>
      <w:marBottom w:val="0"/>
      <w:divBdr>
        <w:top w:val="none" w:sz="0" w:space="0" w:color="auto"/>
        <w:left w:val="none" w:sz="0" w:space="0" w:color="auto"/>
        <w:bottom w:val="none" w:sz="0" w:space="0" w:color="auto"/>
        <w:right w:val="none" w:sz="0" w:space="0" w:color="auto"/>
      </w:divBdr>
    </w:div>
    <w:div w:id="1266887549">
      <w:bodyDiv w:val="1"/>
      <w:marLeft w:val="0"/>
      <w:marRight w:val="0"/>
      <w:marTop w:val="0"/>
      <w:marBottom w:val="0"/>
      <w:divBdr>
        <w:top w:val="none" w:sz="0" w:space="0" w:color="auto"/>
        <w:left w:val="none" w:sz="0" w:space="0" w:color="auto"/>
        <w:bottom w:val="none" w:sz="0" w:space="0" w:color="auto"/>
        <w:right w:val="none" w:sz="0" w:space="0" w:color="auto"/>
      </w:divBdr>
    </w:div>
    <w:div w:id="1270430423">
      <w:bodyDiv w:val="1"/>
      <w:marLeft w:val="0"/>
      <w:marRight w:val="0"/>
      <w:marTop w:val="0"/>
      <w:marBottom w:val="0"/>
      <w:divBdr>
        <w:top w:val="none" w:sz="0" w:space="0" w:color="auto"/>
        <w:left w:val="none" w:sz="0" w:space="0" w:color="auto"/>
        <w:bottom w:val="none" w:sz="0" w:space="0" w:color="auto"/>
        <w:right w:val="none" w:sz="0" w:space="0" w:color="auto"/>
      </w:divBdr>
    </w:div>
    <w:div w:id="1274170036">
      <w:bodyDiv w:val="1"/>
      <w:marLeft w:val="0"/>
      <w:marRight w:val="0"/>
      <w:marTop w:val="0"/>
      <w:marBottom w:val="0"/>
      <w:divBdr>
        <w:top w:val="none" w:sz="0" w:space="0" w:color="auto"/>
        <w:left w:val="none" w:sz="0" w:space="0" w:color="auto"/>
        <w:bottom w:val="none" w:sz="0" w:space="0" w:color="auto"/>
        <w:right w:val="none" w:sz="0" w:space="0" w:color="auto"/>
      </w:divBdr>
    </w:div>
    <w:div w:id="1280382743">
      <w:bodyDiv w:val="1"/>
      <w:marLeft w:val="0"/>
      <w:marRight w:val="0"/>
      <w:marTop w:val="0"/>
      <w:marBottom w:val="0"/>
      <w:divBdr>
        <w:top w:val="none" w:sz="0" w:space="0" w:color="auto"/>
        <w:left w:val="none" w:sz="0" w:space="0" w:color="auto"/>
        <w:bottom w:val="none" w:sz="0" w:space="0" w:color="auto"/>
        <w:right w:val="none" w:sz="0" w:space="0" w:color="auto"/>
      </w:divBdr>
    </w:div>
    <w:div w:id="1280527469">
      <w:bodyDiv w:val="1"/>
      <w:marLeft w:val="0"/>
      <w:marRight w:val="0"/>
      <w:marTop w:val="0"/>
      <w:marBottom w:val="0"/>
      <w:divBdr>
        <w:top w:val="none" w:sz="0" w:space="0" w:color="auto"/>
        <w:left w:val="none" w:sz="0" w:space="0" w:color="auto"/>
        <w:bottom w:val="none" w:sz="0" w:space="0" w:color="auto"/>
        <w:right w:val="none" w:sz="0" w:space="0" w:color="auto"/>
      </w:divBdr>
    </w:div>
    <w:div w:id="1281961859">
      <w:bodyDiv w:val="1"/>
      <w:marLeft w:val="0"/>
      <w:marRight w:val="0"/>
      <w:marTop w:val="0"/>
      <w:marBottom w:val="0"/>
      <w:divBdr>
        <w:top w:val="none" w:sz="0" w:space="0" w:color="auto"/>
        <w:left w:val="none" w:sz="0" w:space="0" w:color="auto"/>
        <w:bottom w:val="none" w:sz="0" w:space="0" w:color="auto"/>
        <w:right w:val="none" w:sz="0" w:space="0" w:color="auto"/>
      </w:divBdr>
    </w:div>
    <w:div w:id="1285311617">
      <w:bodyDiv w:val="1"/>
      <w:marLeft w:val="0"/>
      <w:marRight w:val="0"/>
      <w:marTop w:val="0"/>
      <w:marBottom w:val="0"/>
      <w:divBdr>
        <w:top w:val="none" w:sz="0" w:space="0" w:color="auto"/>
        <w:left w:val="none" w:sz="0" w:space="0" w:color="auto"/>
        <w:bottom w:val="none" w:sz="0" w:space="0" w:color="auto"/>
        <w:right w:val="none" w:sz="0" w:space="0" w:color="auto"/>
      </w:divBdr>
    </w:div>
    <w:div w:id="1296251702">
      <w:bodyDiv w:val="1"/>
      <w:marLeft w:val="0"/>
      <w:marRight w:val="0"/>
      <w:marTop w:val="0"/>
      <w:marBottom w:val="0"/>
      <w:divBdr>
        <w:top w:val="none" w:sz="0" w:space="0" w:color="auto"/>
        <w:left w:val="none" w:sz="0" w:space="0" w:color="auto"/>
        <w:bottom w:val="none" w:sz="0" w:space="0" w:color="auto"/>
        <w:right w:val="none" w:sz="0" w:space="0" w:color="auto"/>
      </w:divBdr>
    </w:div>
    <w:div w:id="1302804246">
      <w:bodyDiv w:val="1"/>
      <w:marLeft w:val="0"/>
      <w:marRight w:val="0"/>
      <w:marTop w:val="0"/>
      <w:marBottom w:val="0"/>
      <w:divBdr>
        <w:top w:val="none" w:sz="0" w:space="0" w:color="auto"/>
        <w:left w:val="none" w:sz="0" w:space="0" w:color="auto"/>
        <w:bottom w:val="none" w:sz="0" w:space="0" w:color="auto"/>
        <w:right w:val="none" w:sz="0" w:space="0" w:color="auto"/>
      </w:divBdr>
    </w:div>
    <w:div w:id="1322467221">
      <w:bodyDiv w:val="1"/>
      <w:marLeft w:val="0"/>
      <w:marRight w:val="0"/>
      <w:marTop w:val="0"/>
      <w:marBottom w:val="0"/>
      <w:divBdr>
        <w:top w:val="none" w:sz="0" w:space="0" w:color="auto"/>
        <w:left w:val="none" w:sz="0" w:space="0" w:color="auto"/>
        <w:bottom w:val="none" w:sz="0" w:space="0" w:color="auto"/>
        <w:right w:val="none" w:sz="0" w:space="0" w:color="auto"/>
      </w:divBdr>
    </w:div>
    <w:div w:id="1329595618">
      <w:bodyDiv w:val="1"/>
      <w:marLeft w:val="0"/>
      <w:marRight w:val="0"/>
      <w:marTop w:val="0"/>
      <w:marBottom w:val="0"/>
      <w:divBdr>
        <w:top w:val="none" w:sz="0" w:space="0" w:color="auto"/>
        <w:left w:val="none" w:sz="0" w:space="0" w:color="auto"/>
        <w:bottom w:val="none" w:sz="0" w:space="0" w:color="auto"/>
        <w:right w:val="none" w:sz="0" w:space="0" w:color="auto"/>
      </w:divBdr>
    </w:div>
    <w:div w:id="1344479352">
      <w:bodyDiv w:val="1"/>
      <w:marLeft w:val="0"/>
      <w:marRight w:val="0"/>
      <w:marTop w:val="0"/>
      <w:marBottom w:val="0"/>
      <w:divBdr>
        <w:top w:val="none" w:sz="0" w:space="0" w:color="auto"/>
        <w:left w:val="none" w:sz="0" w:space="0" w:color="auto"/>
        <w:bottom w:val="none" w:sz="0" w:space="0" w:color="auto"/>
        <w:right w:val="none" w:sz="0" w:space="0" w:color="auto"/>
      </w:divBdr>
      <w:divsChild>
        <w:div w:id="913321132">
          <w:marLeft w:val="0"/>
          <w:marRight w:val="0"/>
          <w:marTop w:val="0"/>
          <w:marBottom w:val="0"/>
          <w:divBdr>
            <w:top w:val="none" w:sz="0" w:space="0" w:color="auto"/>
            <w:left w:val="none" w:sz="0" w:space="0" w:color="auto"/>
            <w:bottom w:val="none" w:sz="0" w:space="0" w:color="auto"/>
            <w:right w:val="none" w:sz="0" w:space="0" w:color="auto"/>
          </w:divBdr>
          <w:divsChild>
            <w:div w:id="54281099">
              <w:marLeft w:val="0"/>
              <w:marRight w:val="0"/>
              <w:marTop w:val="0"/>
              <w:marBottom w:val="0"/>
              <w:divBdr>
                <w:top w:val="none" w:sz="0" w:space="0" w:color="auto"/>
                <w:left w:val="none" w:sz="0" w:space="0" w:color="auto"/>
                <w:bottom w:val="none" w:sz="0" w:space="0" w:color="auto"/>
                <w:right w:val="none" w:sz="0" w:space="0" w:color="auto"/>
              </w:divBdr>
              <w:divsChild>
                <w:div w:id="11413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8679">
      <w:bodyDiv w:val="1"/>
      <w:marLeft w:val="0"/>
      <w:marRight w:val="0"/>
      <w:marTop w:val="0"/>
      <w:marBottom w:val="0"/>
      <w:divBdr>
        <w:top w:val="none" w:sz="0" w:space="0" w:color="auto"/>
        <w:left w:val="none" w:sz="0" w:space="0" w:color="auto"/>
        <w:bottom w:val="none" w:sz="0" w:space="0" w:color="auto"/>
        <w:right w:val="none" w:sz="0" w:space="0" w:color="auto"/>
      </w:divBdr>
    </w:div>
    <w:div w:id="1356157085">
      <w:bodyDiv w:val="1"/>
      <w:marLeft w:val="0"/>
      <w:marRight w:val="0"/>
      <w:marTop w:val="0"/>
      <w:marBottom w:val="0"/>
      <w:divBdr>
        <w:top w:val="none" w:sz="0" w:space="0" w:color="auto"/>
        <w:left w:val="none" w:sz="0" w:space="0" w:color="auto"/>
        <w:bottom w:val="none" w:sz="0" w:space="0" w:color="auto"/>
        <w:right w:val="none" w:sz="0" w:space="0" w:color="auto"/>
      </w:divBdr>
    </w:div>
    <w:div w:id="1362784957">
      <w:bodyDiv w:val="1"/>
      <w:marLeft w:val="0"/>
      <w:marRight w:val="0"/>
      <w:marTop w:val="0"/>
      <w:marBottom w:val="0"/>
      <w:divBdr>
        <w:top w:val="none" w:sz="0" w:space="0" w:color="auto"/>
        <w:left w:val="none" w:sz="0" w:space="0" w:color="auto"/>
        <w:bottom w:val="none" w:sz="0" w:space="0" w:color="auto"/>
        <w:right w:val="none" w:sz="0" w:space="0" w:color="auto"/>
      </w:divBdr>
    </w:div>
    <w:div w:id="1380134177">
      <w:bodyDiv w:val="1"/>
      <w:marLeft w:val="0"/>
      <w:marRight w:val="0"/>
      <w:marTop w:val="0"/>
      <w:marBottom w:val="0"/>
      <w:divBdr>
        <w:top w:val="none" w:sz="0" w:space="0" w:color="auto"/>
        <w:left w:val="none" w:sz="0" w:space="0" w:color="auto"/>
        <w:bottom w:val="none" w:sz="0" w:space="0" w:color="auto"/>
        <w:right w:val="none" w:sz="0" w:space="0" w:color="auto"/>
      </w:divBdr>
    </w:div>
    <w:div w:id="1384908021">
      <w:bodyDiv w:val="1"/>
      <w:marLeft w:val="0"/>
      <w:marRight w:val="0"/>
      <w:marTop w:val="0"/>
      <w:marBottom w:val="0"/>
      <w:divBdr>
        <w:top w:val="none" w:sz="0" w:space="0" w:color="auto"/>
        <w:left w:val="none" w:sz="0" w:space="0" w:color="auto"/>
        <w:bottom w:val="none" w:sz="0" w:space="0" w:color="auto"/>
        <w:right w:val="none" w:sz="0" w:space="0" w:color="auto"/>
      </w:divBdr>
    </w:div>
    <w:div w:id="1400250318">
      <w:bodyDiv w:val="1"/>
      <w:marLeft w:val="0"/>
      <w:marRight w:val="0"/>
      <w:marTop w:val="0"/>
      <w:marBottom w:val="0"/>
      <w:divBdr>
        <w:top w:val="none" w:sz="0" w:space="0" w:color="auto"/>
        <w:left w:val="none" w:sz="0" w:space="0" w:color="auto"/>
        <w:bottom w:val="none" w:sz="0" w:space="0" w:color="auto"/>
        <w:right w:val="none" w:sz="0" w:space="0" w:color="auto"/>
      </w:divBdr>
    </w:div>
    <w:div w:id="1438058709">
      <w:bodyDiv w:val="1"/>
      <w:marLeft w:val="0"/>
      <w:marRight w:val="0"/>
      <w:marTop w:val="0"/>
      <w:marBottom w:val="0"/>
      <w:divBdr>
        <w:top w:val="none" w:sz="0" w:space="0" w:color="auto"/>
        <w:left w:val="none" w:sz="0" w:space="0" w:color="auto"/>
        <w:bottom w:val="none" w:sz="0" w:space="0" w:color="auto"/>
        <w:right w:val="none" w:sz="0" w:space="0" w:color="auto"/>
      </w:divBdr>
    </w:div>
    <w:div w:id="1443721451">
      <w:bodyDiv w:val="1"/>
      <w:marLeft w:val="0"/>
      <w:marRight w:val="0"/>
      <w:marTop w:val="0"/>
      <w:marBottom w:val="0"/>
      <w:divBdr>
        <w:top w:val="none" w:sz="0" w:space="0" w:color="auto"/>
        <w:left w:val="none" w:sz="0" w:space="0" w:color="auto"/>
        <w:bottom w:val="none" w:sz="0" w:space="0" w:color="auto"/>
        <w:right w:val="none" w:sz="0" w:space="0" w:color="auto"/>
      </w:divBdr>
    </w:div>
    <w:div w:id="1461876666">
      <w:bodyDiv w:val="1"/>
      <w:marLeft w:val="0"/>
      <w:marRight w:val="0"/>
      <w:marTop w:val="0"/>
      <w:marBottom w:val="0"/>
      <w:divBdr>
        <w:top w:val="none" w:sz="0" w:space="0" w:color="auto"/>
        <w:left w:val="none" w:sz="0" w:space="0" w:color="auto"/>
        <w:bottom w:val="none" w:sz="0" w:space="0" w:color="auto"/>
        <w:right w:val="none" w:sz="0" w:space="0" w:color="auto"/>
      </w:divBdr>
    </w:div>
    <w:div w:id="1465586458">
      <w:bodyDiv w:val="1"/>
      <w:marLeft w:val="0"/>
      <w:marRight w:val="0"/>
      <w:marTop w:val="0"/>
      <w:marBottom w:val="0"/>
      <w:divBdr>
        <w:top w:val="none" w:sz="0" w:space="0" w:color="auto"/>
        <w:left w:val="none" w:sz="0" w:space="0" w:color="auto"/>
        <w:bottom w:val="none" w:sz="0" w:space="0" w:color="auto"/>
        <w:right w:val="none" w:sz="0" w:space="0" w:color="auto"/>
      </w:divBdr>
    </w:div>
    <w:div w:id="1469012420">
      <w:bodyDiv w:val="1"/>
      <w:marLeft w:val="0"/>
      <w:marRight w:val="0"/>
      <w:marTop w:val="0"/>
      <w:marBottom w:val="0"/>
      <w:divBdr>
        <w:top w:val="none" w:sz="0" w:space="0" w:color="auto"/>
        <w:left w:val="none" w:sz="0" w:space="0" w:color="auto"/>
        <w:bottom w:val="none" w:sz="0" w:space="0" w:color="auto"/>
        <w:right w:val="none" w:sz="0" w:space="0" w:color="auto"/>
      </w:divBdr>
    </w:div>
    <w:div w:id="1483887335">
      <w:bodyDiv w:val="1"/>
      <w:marLeft w:val="0"/>
      <w:marRight w:val="0"/>
      <w:marTop w:val="0"/>
      <w:marBottom w:val="0"/>
      <w:divBdr>
        <w:top w:val="none" w:sz="0" w:space="0" w:color="auto"/>
        <w:left w:val="none" w:sz="0" w:space="0" w:color="auto"/>
        <w:bottom w:val="none" w:sz="0" w:space="0" w:color="auto"/>
        <w:right w:val="none" w:sz="0" w:space="0" w:color="auto"/>
      </w:divBdr>
      <w:divsChild>
        <w:div w:id="1483429729">
          <w:marLeft w:val="-5"/>
          <w:marRight w:val="0"/>
          <w:marTop w:val="0"/>
          <w:marBottom w:val="0"/>
          <w:divBdr>
            <w:top w:val="none" w:sz="0" w:space="0" w:color="auto"/>
            <w:left w:val="none" w:sz="0" w:space="0" w:color="auto"/>
            <w:bottom w:val="none" w:sz="0" w:space="0" w:color="auto"/>
            <w:right w:val="none" w:sz="0" w:space="0" w:color="auto"/>
          </w:divBdr>
        </w:div>
      </w:divsChild>
    </w:div>
    <w:div w:id="1488210557">
      <w:bodyDiv w:val="1"/>
      <w:marLeft w:val="0"/>
      <w:marRight w:val="0"/>
      <w:marTop w:val="0"/>
      <w:marBottom w:val="0"/>
      <w:divBdr>
        <w:top w:val="none" w:sz="0" w:space="0" w:color="auto"/>
        <w:left w:val="none" w:sz="0" w:space="0" w:color="auto"/>
        <w:bottom w:val="none" w:sz="0" w:space="0" w:color="auto"/>
        <w:right w:val="none" w:sz="0" w:space="0" w:color="auto"/>
      </w:divBdr>
    </w:div>
    <w:div w:id="1491674267">
      <w:bodyDiv w:val="1"/>
      <w:marLeft w:val="0"/>
      <w:marRight w:val="0"/>
      <w:marTop w:val="0"/>
      <w:marBottom w:val="0"/>
      <w:divBdr>
        <w:top w:val="none" w:sz="0" w:space="0" w:color="auto"/>
        <w:left w:val="none" w:sz="0" w:space="0" w:color="auto"/>
        <w:bottom w:val="none" w:sz="0" w:space="0" w:color="auto"/>
        <w:right w:val="none" w:sz="0" w:space="0" w:color="auto"/>
      </w:divBdr>
    </w:div>
    <w:div w:id="1496072427">
      <w:bodyDiv w:val="1"/>
      <w:marLeft w:val="0"/>
      <w:marRight w:val="0"/>
      <w:marTop w:val="0"/>
      <w:marBottom w:val="0"/>
      <w:divBdr>
        <w:top w:val="none" w:sz="0" w:space="0" w:color="auto"/>
        <w:left w:val="none" w:sz="0" w:space="0" w:color="auto"/>
        <w:bottom w:val="none" w:sz="0" w:space="0" w:color="auto"/>
        <w:right w:val="none" w:sz="0" w:space="0" w:color="auto"/>
      </w:divBdr>
    </w:div>
    <w:div w:id="1523477011">
      <w:bodyDiv w:val="1"/>
      <w:marLeft w:val="0"/>
      <w:marRight w:val="0"/>
      <w:marTop w:val="0"/>
      <w:marBottom w:val="0"/>
      <w:divBdr>
        <w:top w:val="none" w:sz="0" w:space="0" w:color="auto"/>
        <w:left w:val="none" w:sz="0" w:space="0" w:color="auto"/>
        <w:bottom w:val="none" w:sz="0" w:space="0" w:color="auto"/>
        <w:right w:val="none" w:sz="0" w:space="0" w:color="auto"/>
      </w:divBdr>
    </w:div>
    <w:div w:id="1539968986">
      <w:bodyDiv w:val="1"/>
      <w:marLeft w:val="0"/>
      <w:marRight w:val="0"/>
      <w:marTop w:val="0"/>
      <w:marBottom w:val="0"/>
      <w:divBdr>
        <w:top w:val="none" w:sz="0" w:space="0" w:color="auto"/>
        <w:left w:val="none" w:sz="0" w:space="0" w:color="auto"/>
        <w:bottom w:val="none" w:sz="0" w:space="0" w:color="auto"/>
        <w:right w:val="none" w:sz="0" w:space="0" w:color="auto"/>
      </w:divBdr>
    </w:div>
    <w:div w:id="1549026992">
      <w:bodyDiv w:val="1"/>
      <w:marLeft w:val="0"/>
      <w:marRight w:val="0"/>
      <w:marTop w:val="0"/>
      <w:marBottom w:val="0"/>
      <w:divBdr>
        <w:top w:val="none" w:sz="0" w:space="0" w:color="auto"/>
        <w:left w:val="none" w:sz="0" w:space="0" w:color="auto"/>
        <w:bottom w:val="none" w:sz="0" w:space="0" w:color="auto"/>
        <w:right w:val="none" w:sz="0" w:space="0" w:color="auto"/>
      </w:divBdr>
    </w:div>
    <w:div w:id="1557007720">
      <w:bodyDiv w:val="1"/>
      <w:marLeft w:val="0"/>
      <w:marRight w:val="0"/>
      <w:marTop w:val="0"/>
      <w:marBottom w:val="0"/>
      <w:divBdr>
        <w:top w:val="none" w:sz="0" w:space="0" w:color="auto"/>
        <w:left w:val="none" w:sz="0" w:space="0" w:color="auto"/>
        <w:bottom w:val="none" w:sz="0" w:space="0" w:color="auto"/>
        <w:right w:val="none" w:sz="0" w:space="0" w:color="auto"/>
      </w:divBdr>
      <w:divsChild>
        <w:div w:id="261492613">
          <w:marLeft w:val="0"/>
          <w:marRight w:val="0"/>
          <w:marTop w:val="0"/>
          <w:marBottom w:val="0"/>
          <w:divBdr>
            <w:top w:val="none" w:sz="0" w:space="0" w:color="auto"/>
            <w:left w:val="none" w:sz="0" w:space="0" w:color="auto"/>
            <w:bottom w:val="none" w:sz="0" w:space="0" w:color="auto"/>
            <w:right w:val="none" w:sz="0" w:space="0" w:color="auto"/>
          </w:divBdr>
          <w:divsChild>
            <w:div w:id="1908764028">
              <w:marLeft w:val="0"/>
              <w:marRight w:val="0"/>
              <w:marTop w:val="0"/>
              <w:marBottom w:val="0"/>
              <w:divBdr>
                <w:top w:val="none" w:sz="0" w:space="0" w:color="auto"/>
                <w:left w:val="none" w:sz="0" w:space="0" w:color="auto"/>
                <w:bottom w:val="none" w:sz="0" w:space="0" w:color="auto"/>
                <w:right w:val="none" w:sz="0" w:space="0" w:color="auto"/>
              </w:divBdr>
            </w:div>
            <w:div w:id="1466504826">
              <w:marLeft w:val="0"/>
              <w:marRight w:val="0"/>
              <w:marTop w:val="0"/>
              <w:marBottom w:val="0"/>
              <w:divBdr>
                <w:top w:val="none" w:sz="0" w:space="0" w:color="auto"/>
                <w:left w:val="none" w:sz="0" w:space="0" w:color="auto"/>
                <w:bottom w:val="none" w:sz="0" w:space="0" w:color="auto"/>
                <w:right w:val="none" w:sz="0" w:space="0" w:color="auto"/>
              </w:divBdr>
            </w:div>
            <w:div w:id="1269318235">
              <w:marLeft w:val="0"/>
              <w:marRight w:val="0"/>
              <w:marTop w:val="0"/>
              <w:marBottom w:val="0"/>
              <w:divBdr>
                <w:top w:val="none" w:sz="0" w:space="0" w:color="auto"/>
                <w:left w:val="none" w:sz="0" w:space="0" w:color="auto"/>
                <w:bottom w:val="none" w:sz="0" w:space="0" w:color="auto"/>
                <w:right w:val="none" w:sz="0" w:space="0" w:color="auto"/>
              </w:divBdr>
            </w:div>
            <w:div w:id="1185250007">
              <w:marLeft w:val="0"/>
              <w:marRight w:val="0"/>
              <w:marTop w:val="0"/>
              <w:marBottom w:val="0"/>
              <w:divBdr>
                <w:top w:val="none" w:sz="0" w:space="0" w:color="auto"/>
                <w:left w:val="none" w:sz="0" w:space="0" w:color="auto"/>
                <w:bottom w:val="none" w:sz="0" w:space="0" w:color="auto"/>
                <w:right w:val="none" w:sz="0" w:space="0" w:color="auto"/>
              </w:divBdr>
            </w:div>
            <w:div w:id="653410118">
              <w:marLeft w:val="0"/>
              <w:marRight w:val="0"/>
              <w:marTop w:val="0"/>
              <w:marBottom w:val="0"/>
              <w:divBdr>
                <w:top w:val="none" w:sz="0" w:space="0" w:color="auto"/>
                <w:left w:val="none" w:sz="0" w:space="0" w:color="auto"/>
                <w:bottom w:val="none" w:sz="0" w:space="0" w:color="auto"/>
                <w:right w:val="none" w:sz="0" w:space="0" w:color="auto"/>
              </w:divBdr>
            </w:div>
            <w:div w:id="187329465">
              <w:marLeft w:val="0"/>
              <w:marRight w:val="0"/>
              <w:marTop w:val="0"/>
              <w:marBottom w:val="0"/>
              <w:divBdr>
                <w:top w:val="none" w:sz="0" w:space="0" w:color="auto"/>
                <w:left w:val="none" w:sz="0" w:space="0" w:color="auto"/>
                <w:bottom w:val="none" w:sz="0" w:space="0" w:color="auto"/>
                <w:right w:val="none" w:sz="0" w:space="0" w:color="auto"/>
              </w:divBdr>
            </w:div>
            <w:div w:id="910195757">
              <w:marLeft w:val="0"/>
              <w:marRight w:val="0"/>
              <w:marTop w:val="0"/>
              <w:marBottom w:val="0"/>
              <w:divBdr>
                <w:top w:val="none" w:sz="0" w:space="0" w:color="auto"/>
                <w:left w:val="none" w:sz="0" w:space="0" w:color="auto"/>
                <w:bottom w:val="none" w:sz="0" w:space="0" w:color="auto"/>
                <w:right w:val="none" w:sz="0" w:space="0" w:color="auto"/>
              </w:divBdr>
            </w:div>
            <w:div w:id="133833649">
              <w:marLeft w:val="0"/>
              <w:marRight w:val="0"/>
              <w:marTop w:val="0"/>
              <w:marBottom w:val="0"/>
              <w:divBdr>
                <w:top w:val="none" w:sz="0" w:space="0" w:color="auto"/>
                <w:left w:val="none" w:sz="0" w:space="0" w:color="auto"/>
                <w:bottom w:val="none" w:sz="0" w:space="0" w:color="auto"/>
                <w:right w:val="none" w:sz="0" w:space="0" w:color="auto"/>
              </w:divBdr>
            </w:div>
            <w:div w:id="1431466595">
              <w:marLeft w:val="0"/>
              <w:marRight w:val="0"/>
              <w:marTop w:val="0"/>
              <w:marBottom w:val="0"/>
              <w:divBdr>
                <w:top w:val="none" w:sz="0" w:space="0" w:color="auto"/>
                <w:left w:val="none" w:sz="0" w:space="0" w:color="auto"/>
                <w:bottom w:val="none" w:sz="0" w:space="0" w:color="auto"/>
                <w:right w:val="none" w:sz="0" w:space="0" w:color="auto"/>
              </w:divBdr>
            </w:div>
            <w:div w:id="1916932593">
              <w:marLeft w:val="0"/>
              <w:marRight w:val="0"/>
              <w:marTop w:val="0"/>
              <w:marBottom w:val="0"/>
              <w:divBdr>
                <w:top w:val="none" w:sz="0" w:space="0" w:color="auto"/>
                <w:left w:val="none" w:sz="0" w:space="0" w:color="auto"/>
                <w:bottom w:val="none" w:sz="0" w:space="0" w:color="auto"/>
                <w:right w:val="none" w:sz="0" w:space="0" w:color="auto"/>
              </w:divBdr>
            </w:div>
            <w:div w:id="1366711076">
              <w:marLeft w:val="0"/>
              <w:marRight w:val="0"/>
              <w:marTop w:val="0"/>
              <w:marBottom w:val="0"/>
              <w:divBdr>
                <w:top w:val="none" w:sz="0" w:space="0" w:color="auto"/>
                <w:left w:val="none" w:sz="0" w:space="0" w:color="auto"/>
                <w:bottom w:val="none" w:sz="0" w:space="0" w:color="auto"/>
                <w:right w:val="none" w:sz="0" w:space="0" w:color="auto"/>
              </w:divBdr>
            </w:div>
            <w:div w:id="392197183">
              <w:marLeft w:val="0"/>
              <w:marRight w:val="0"/>
              <w:marTop w:val="0"/>
              <w:marBottom w:val="0"/>
              <w:divBdr>
                <w:top w:val="none" w:sz="0" w:space="0" w:color="auto"/>
                <w:left w:val="none" w:sz="0" w:space="0" w:color="auto"/>
                <w:bottom w:val="none" w:sz="0" w:space="0" w:color="auto"/>
                <w:right w:val="none" w:sz="0" w:space="0" w:color="auto"/>
              </w:divBdr>
            </w:div>
            <w:div w:id="1163013146">
              <w:marLeft w:val="0"/>
              <w:marRight w:val="0"/>
              <w:marTop w:val="0"/>
              <w:marBottom w:val="0"/>
              <w:divBdr>
                <w:top w:val="none" w:sz="0" w:space="0" w:color="auto"/>
                <w:left w:val="none" w:sz="0" w:space="0" w:color="auto"/>
                <w:bottom w:val="none" w:sz="0" w:space="0" w:color="auto"/>
                <w:right w:val="none" w:sz="0" w:space="0" w:color="auto"/>
              </w:divBdr>
            </w:div>
            <w:div w:id="1814178505">
              <w:marLeft w:val="0"/>
              <w:marRight w:val="0"/>
              <w:marTop w:val="0"/>
              <w:marBottom w:val="0"/>
              <w:divBdr>
                <w:top w:val="none" w:sz="0" w:space="0" w:color="auto"/>
                <w:left w:val="none" w:sz="0" w:space="0" w:color="auto"/>
                <w:bottom w:val="none" w:sz="0" w:space="0" w:color="auto"/>
                <w:right w:val="none" w:sz="0" w:space="0" w:color="auto"/>
              </w:divBdr>
            </w:div>
            <w:div w:id="1927418117">
              <w:marLeft w:val="0"/>
              <w:marRight w:val="0"/>
              <w:marTop w:val="0"/>
              <w:marBottom w:val="0"/>
              <w:divBdr>
                <w:top w:val="none" w:sz="0" w:space="0" w:color="auto"/>
                <w:left w:val="none" w:sz="0" w:space="0" w:color="auto"/>
                <w:bottom w:val="none" w:sz="0" w:space="0" w:color="auto"/>
                <w:right w:val="none" w:sz="0" w:space="0" w:color="auto"/>
              </w:divBdr>
            </w:div>
            <w:div w:id="1854874869">
              <w:marLeft w:val="0"/>
              <w:marRight w:val="0"/>
              <w:marTop w:val="0"/>
              <w:marBottom w:val="0"/>
              <w:divBdr>
                <w:top w:val="none" w:sz="0" w:space="0" w:color="auto"/>
                <w:left w:val="none" w:sz="0" w:space="0" w:color="auto"/>
                <w:bottom w:val="none" w:sz="0" w:space="0" w:color="auto"/>
                <w:right w:val="none" w:sz="0" w:space="0" w:color="auto"/>
              </w:divBdr>
            </w:div>
            <w:div w:id="1473255079">
              <w:marLeft w:val="0"/>
              <w:marRight w:val="0"/>
              <w:marTop w:val="0"/>
              <w:marBottom w:val="0"/>
              <w:divBdr>
                <w:top w:val="none" w:sz="0" w:space="0" w:color="auto"/>
                <w:left w:val="none" w:sz="0" w:space="0" w:color="auto"/>
                <w:bottom w:val="none" w:sz="0" w:space="0" w:color="auto"/>
                <w:right w:val="none" w:sz="0" w:space="0" w:color="auto"/>
              </w:divBdr>
            </w:div>
            <w:div w:id="342632559">
              <w:marLeft w:val="0"/>
              <w:marRight w:val="0"/>
              <w:marTop w:val="0"/>
              <w:marBottom w:val="0"/>
              <w:divBdr>
                <w:top w:val="none" w:sz="0" w:space="0" w:color="auto"/>
                <w:left w:val="none" w:sz="0" w:space="0" w:color="auto"/>
                <w:bottom w:val="none" w:sz="0" w:space="0" w:color="auto"/>
                <w:right w:val="none" w:sz="0" w:space="0" w:color="auto"/>
              </w:divBdr>
            </w:div>
            <w:div w:id="1334337072">
              <w:marLeft w:val="0"/>
              <w:marRight w:val="0"/>
              <w:marTop w:val="0"/>
              <w:marBottom w:val="0"/>
              <w:divBdr>
                <w:top w:val="none" w:sz="0" w:space="0" w:color="auto"/>
                <w:left w:val="none" w:sz="0" w:space="0" w:color="auto"/>
                <w:bottom w:val="none" w:sz="0" w:space="0" w:color="auto"/>
                <w:right w:val="none" w:sz="0" w:space="0" w:color="auto"/>
              </w:divBdr>
            </w:div>
            <w:div w:id="1870948216">
              <w:marLeft w:val="0"/>
              <w:marRight w:val="0"/>
              <w:marTop w:val="0"/>
              <w:marBottom w:val="0"/>
              <w:divBdr>
                <w:top w:val="none" w:sz="0" w:space="0" w:color="auto"/>
                <w:left w:val="none" w:sz="0" w:space="0" w:color="auto"/>
                <w:bottom w:val="none" w:sz="0" w:space="0" w:color="auto"/>
                <w:right w:val="none" w:sz="0" w:space="0" w:color="auto"/>
              </w:divBdr>
            </w:div>
            <w:div w:id="426463604">
              <w:marLeft w:val="0"/>
              <w:marRight w:val="0"/>
              <w:marTop w:val="0"/>
              <w:marBottom w:val="0"/>
              <w:divBdr>
                <w:top w:val="none" w:sz="0" w:space="0" w:color="auto"/>
                <w:left w:val="none" w:sz="0" w:space="0" w:color="auto"/>
                <w:bottom w:val="none" w:sz="0" w:space="0" w:color="auto"/>
                <w:right w:val="none" w:sz="0" w:space="0" w:color="auto"/>
              </w:divBdr>
            </w:div>
            <w:div w:id="21323863">
              <w:marLeft w:val="0"/>
              <w:marRight w:val="0"/>
              <w:marTop w:val="0"/>
              <w:marBottom w:val="0"/>
              <w:divBdr>
                <w:top w:val="none" w:sz="0" w:space="0" w:color="auto"/>
                <w:left w:val="none" w:sz="0" w:space="0" w:color="auto"/>
                <w:bottom w:val="none" w:sz="0" w:space="0" w:color="auto"/>
                <w:right w:val="none" w:sz="0" w:space="0" w:color="auto"/>
              </w:divBdr>
            </w:div>
            <w:div w:id="18705597">
              <w:marLeft w:val="0"/>
              <w:marRight w:val="0"/>
              <w:marTop w:val="0"/>
              <w:marBottom w:val="0"/>
              <w:divBdr>
                <w:top w:val="none" w:sz="0" w:space="0" w:color="auto"/>
                <w:left w:val="none" w:sz="0" w:space="0" w:color="auto"/>
                <w:bottom w:val="none" w:sz="0" w:space="0" w:color="auto"/>
                <w:right w:val="none" w:sz="0" w:space="0" w:color="auto"/>
              </w:divBdr>
            </w:div>
            <w:div w:id="615335361">
              <w:marLeft w:val="0"/>
              <w:marRight w:val="0"/>
              <w:marTop w:val="0"/>
              <w:marBottom w:val="0"/>
              <w:divBdr>
                <w:top w:val="none" w:sz="0" w:space="0" w:color="auto"/>
                <w:left w:val="none" w:sz="0" w:space="0" w:color="auto"/>
                <w:bottom w:val="none" w:sz="0" w:space="0" w:color="auto"/>
                <w:right w:val="none" w:sz="0" w:space="0" w:color="auto"/>
              </w:divBdr>
            </w:div>
            <w:div w:id="217329925">
              <w:marLeft w:val="0"/>
              <w:marRight w:val="0"/>
              <w:marTop w:val="0"/>
              <w:marBottom w:val="0"/>
              <w:divBdr>
                <w:top w:val="none" w:sz="0" w:space="0" w:color="auto"/>
                <w:left w:val="none" w:sz="0" w:space="0" w:color="auto"/>
                <w:bottom w:val="none" w:sz="0" w:space="0" w:color="auto"/>
                <w:right w:val="none" w:sz="0" w:space="0" w:color="auto"/>
              </w:divBdr>
            </w:div>
            <w:div w:id="659230986">
              <w:marLeft w:val="0"/>
              <w:marRight w:val="0"/>
              <w:marTop w:val="0"/>
              <w:marBottom w:val="0"/>
              <w:divBdr>
                <w:top w:val="none" w:sz="0" w:space="0" w:color="auto"/>
                <w:left w:val="none" w:sz="0" w:space="0" w:color="auto"/>
                <w:bottom w:val="none" w:sz="0" w:space="0" w:color="auto"/>
                <w:right w:val="none" w:sz="0" w:space="0" w:color="auto"/>
              </w:divBdr>
            </w:div>
            <w:div w:id="1261137502">
              <w:marLeft w:val="0"/>
              <w:marRight w:val="0"/>
              <w:marTop w:val="0"/>
              <w:marBottom w:val="0"/>
              <w:divBdr>
                <w:top w:val="none" w:sz="0" w:space="0" w:color="auto"/>
                <w:left w:val="none" w:sz="0" w:space="0" w:color="auto"/>
                <w:bottom w:val="none" w:sz="0" w:space="0" w:color="auto"/>
                <w:right w:val="none" w:sz="0" w:space="0" w:color="auto"/>
              </w:divBdr>
            </w:div>
            <w:div w:id="1036731679">
              <w:marLeft w:val="0"/>
              <w:marRight w:val="0"/>
              <w:marTop w:val="0"/>
              <w:marBottom w:val="0"/>
              <w:divBdr>
                <w:top w:val="none" w:sz="0" w:space="0" w:color="auto"/>
                <w:left w:val="none" w:sz="0" w:space="0" w:color="auto"/>
                <w:bottom w:val="none" w:sz="0" w:space="0" w:color="auto"/>
                <w:right w:val="none" w:sz="0" w:space="0" w:color="auto"/>
              </w:divBdr>
            </w:div>
            <w:div w:id="1603293092">
              <w:marLeft w:val="0"/>
              <w:marRight w:val="0"/>
              <w:marTop w:val="0"/>
              <w:marBottom w:val="0"/>
              <w:divBdr>
                <w:top w:val="none" w:sz="0" w:space="0" w:color="auto"/>
                <w:left w:val="none" w:sz="0" w:space="0" w:color="auto"/>
                <w:bottom w:val="none" w:sz="0" w:space="0" w:color="auto"/>
                <w:right w:val="none" w:sz="0" w:space="0" w:color="auto"/>
              </w:divBdr>
            </w:div>
            <w:div w:id="1953048723">
              <w:marLeft w:val="0"/>
              <w:marRight w:val="0"/>
              <w:marTop w:val="0"/>
              <w:marBottom w:val="0"/>
              <w:divBdr>
                <w:top w:val="none" w:sz="0" w:space="0" w:color="auto"/>
                <w:left w:val="none" w:sz="0" w:space="0" w:color="auto"/>
                <w:bottom w:val="none" w:sz="0" w:space="0" w:color="auto"/>
                <w:right w:val="none" w:sz="0" w:space="0" w:color="auto"/>
              </w:divBdr>
            </w:div>
            <w:div w:id="300885372">
              <w:marLeft w:val="0"/>
              <w:marRight w:val="0"/>
              <w:marTop w:val="0"/>
              <w:marBottom w:val="0"/>
              <w:divBdr>
                <w:top w:val="none" w:sz="0" w:space="0" w:color="auto"/>
                <w:left w:val="none" w:sz="0" w:space="0" w:color="auto"/>
                <w:bottom w:val="none" w:sz="0" w:space="0" w:color="auto"/>
                <w:right w:val="none" w:sz="0" w:space="0" w:color="auto"/>
              </w:divBdr>
            </w:div>
            <w:div w:id="631324807">
              <w:marLeft w:val="0"/>
              <w:marRight w:val="0"/>
              <w:marTop w:val="0"/>
              <w:marBottom w:val="0"/>
              <w:divBdr>
                <w:top w:val="none" w:sz="0" w:space="0" w:color="auto"/>
                <w:left w:val="none" w:sz="0" w:space="0" w:color="auto"/>
                <w:bottom w:val="none" w:sz="0" w:space="0" w:color="auto"/>
                <w:right w:val="none" w:sz="0" w:space="0" w:color="auto"/>
              </w:divBdr>
            </w:div>
            <w:div w:id="569536652">
              <w:marLeft w:val="0"/>
              <w:marRight w:val="0"/>
              <w:marTop w:val="0"/>
              <w:marBottom w:val="0"/>
              <w:divBdr>
                <w:top w:val="none" w:sz="0" w:space="0" w:color="auto"/>
                <w:left w:val="none" w:sz="0" w:space="0" w:color="auto"/>
                <w:bottom w:val="none" w:sz="0" w:space="0" w:color="auto"/>
                <w:right w:val="none" w:sz="0" w:space="0" w:color="auto"/>
              </w:divBdr>
            </w:div>
            <w:div w:id="1505591085">
              <w:marLeft w:val="0"/>
              <w:marRight w:val="0"/>
              <w:marTop w:val="0"/>
              <w:marBottom w:val="0"/>
              <w:divBdr>
                <w:top w:val="none" w:sz="0" w:space="0" w:color="auto"/>
                <w:left w:val="none" w:sz="0" w:space="0" w:color="auto"/>
                <w:bottom w:val="none" w:sz="0" w:space="0" w:color="auto"/>
                <w:right w:val="none" w:sz="0" w:space="0" w:color="auto"/>
              </w:divBdr>
            </w:div>
            <w:div w:id="576984747">
              <w:marLeft w:val="0"/>
              <w:marRight w:val="0"/>
              <w:marTop w:val="0"/>
              <w:marBottom w:val="0"/>
              <w:divBdr>
                <w:top w:val="none" w:sz="0" w:space="0" w:color="auto"/>
                <w:left w:val="none" w:sz="0" w:space="0" w:color="auto"/>
                <w:bottom w:val="none" w:sz="0" w:space="0" w:color="auto"/>
                <w:right w:val="none" w:sz="0" w:space="0" w:color="auto"/>
              </w:divBdr>
            </w:div>
            <w:div w:id="495656725">
              <w:marLeft w:val="0"/>
              <w:marRight w:val="0"/>
              <w:marTop w:val="0"/>
              <w:marBottom w:val="0"/>
              <w:divBdr>
                <w:top w:val="none" w:sz="0" w:space="0" w:color="auto"/>
                <w:left w:val="none" w:sz="0" w:space="0" w:color="auto"/>
                <w:bottom w:val="none" w:sz="0" w:space="0" w:color="auto"/>
                <w:right w:val="none" w:sz="0" w:space="0" w:color="auto"/>
              </w:divBdr>
            </w:div>
            <w:div w:id="41760197">
              <w:marLeft w:val="0"/>
              <w:marRight w:val="0"/>
              <w:marTop w:val="0"/>
              <w:marBottom w:val="0"/>
              <w:divBdr>
                <w:top w:val="none" w:sz="0" w:space="0" w:color="auto"/>
                <w:left w:val="none" w:sz="0" w:space="0" w:color="auto"/>
                <w:bottom w:val="none" w:sz="0" w:space="0" w:color="auto"/>
                <w:right w:val="none" w:sz="0" w:space="0" w:color="auto"/>
              </w:divBdr>
            </w:div>
            <w:div w:id="1790779022">
              <w:marLeft w:val="0"/>
              <w:marRight w:val="0"/>
              <w:marTop w:val="0"/>
              <w:marBottom w:val="0"/>
              <w:divBdr>
                <w:top w:val="none" w:sz="0" w:space="0" w:color="auto"/>
                <w:left w:val="none" w:sz="0" w:space="0" w:color="auto"/>
                <w:bottom w:val="none" w:sz="0" w:space="0" w:color="auto"/>
                <w:right w:val="none" w:sz="0" w:space="0" w:color="auto"/>
              </w:divBdr>
            </w:div>
            <w:div w:id="1232229568">
              <w:marLeft w:val="0"/>
              <w:marRight w:val="0"/>
              <w:marTop w:val="0"/>
              <w:marBottom w:val="0"/>
              <w:divBdr>
                <w:top w:val="none" w:sz="0" w:space="0" w:color="auto"/>
                <w:left w:val="none" w:sz="0" w:space="0" w:color="auto"/>
                <w:bottom w:val="none" w:sz="0" w:space="0" w:color="auto"/>
                <w:right w:val="none" w:sz="0" w:space="0" w:color="auto"/>
              </w:divBdr>
            </w:div>
            <w:div w:id="1964116093">
              <w:marLeft w:val="0"/>
              <w:marRight w:val="0"/>
              <w:marTop w:val="0"/>
              <w:marBottom w:val="0"/>
              <w:divBdr>
                <w:top w:val="none" w:sz="0" w:space="0" w:color="auto"/>
                <w:left w:val="none" w:sz="0" w:space="0" w:color="auto"/>
                <w:bottom w:val="none" w:sz="0" w:space="0" w:color="auto"/>
                <w:right w:val="none" w:sz="0" w:space="0" w:color="auto"/>
              </w:divBdr>
            </w:div>
            <w:div w:id="718090040">
              <w:marLeft w:val="0"/>
              <w:marRight w:val="0"/>
              <w:marTop w:val="0"/>
              <w:marBottom w:val="0"/>
              <w:divBdr>
                <w:top w:val="none" w:sz="0" w:space="0" w:color="auto"/>
                <w:left w:val="none" w:sz="0" w:space="0" w:color="auto"/>
                <w:bottom w:val="none" w:sz="0" w:space="0" w:color="auto"/>
                <w:right w:val="none" w:sz="0" w:space="0" w:color="auto"/>
              </w:divBdr>
            </w:div>
            <w:div w:id="2064255633">
              <w:marLeft w:val="0"/>
              <w:marRight w:val="0"/>
              <w:marTop w:val="0"/>
              <w:marBottom w:val="0"/>
              <w:divBdr>
                <w:top w:val="none" w:sz="0" w:space="0" w:color="auto"/>
                <w:left w:val="none" w:sz="0" w:space="0" w:color="auto"/>
                <w:bottom w:val="none" w:sz="0" w:space="0" w:color="auto"/>
                <w:right w:val="none" w:sz="0" w:space="0" w:color="auto"/>
              </w:divBdr>
            </w:div>
            <w:div w:id="1474299465">
              <w:marLeft w:val="0"/>
              <w:marRight w:val="0"/>
              <w:marTop w:val="0"/>
              <w:marBottom w:val="0"/>
              <w:divBdr>
                <w:top w:val="none" w:sz="0" w:space="0" w:color="auto"/>
                <w:left w:val="none" w:sz="0" w:space="0" w:color="auto"/>
                <w:bottom w:val="none" w:sz="0" w:space="0" w:color="auto"/>
                <w:right w:val="none" w:sz="0" w:space="0" w:color="auto"/>
              </w:divBdr>
            </w:div>
            <w:div w:id="3548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9113">
      <w:bodyDiv w:val="1"/>
      <w:marLeft w:val="0"/>
      <w:marRight w:val="0"/>
      <w:marTop w:val="0"/>
      <w:marBottom w:val="0"/>
      <w:divBdr>
        <w:top w:val="none" w:sz="0" w:space="0" w:color="auto"/>
        <w:left w:val="none" w:sz="0" w:space="0" w:color="auto"/>
        <w:bottom w:val="none" w:sz="0" w:space="0" w:color="auto"/>
        <w:right w:val="none" w:sz="0" w:space="0" w:color="auto"/>
      </w:divBdr>
    </w:div>
    <w:div w:id="1598826195">
      <w:bodyDiv w:val="1"/>
      <w:marLeft w:val="0"/>
      <w:marRight w:val="0"/>
      <w:marTop w:val="0"/>
      <w:marBottom w:val="0"/>
      <w:divBdr>
        <w:top w:val="none" w:sz="0" w:space="0" w:color="auto"/>
        <w:left w:val="none" w:sz="0" w:space="0" w:color="auto"/>
        <w:bottom w:val="none" w:sz="0" w:space="0" w:color="auto"/>
        <w:right w:val="none" w:sz="0" w:space="0" w:color="auto"/>
      </w:divBdr>
      <w:divsChild>
        <w:div w:id="2142571697">
          <w:marLeft w:val="0"/>
          <w:marRight w:val="0"/>
          <w:marTop w:val="0"/>
          <w:marBottom w:val="0"/>
          <w:divBdr>
            <w:top w:val="none" w:sz="0" w:space="0" w:color="auto"/>
            <w:left w:val="none" w:sz="0" w:space="0" w:color="auto"/>
            <w:bottom w:val="none" w:sz="0" w:space="0" w:color="auto"/>
            <w:right w:val="none" w:sz="0" w:space="0" w:color="auto"/>
          </w:divBdr>
          <w:divsChild>
            <w:div w:id="1772360664">
              <w:marLeft w:val="0"/>
              <w:marRight w:val="0"/>
              <w:marTop w:val="0"/>
              <w:marBottom w:val="0"/>
              <w:divBdr>
                <w:top w:val="none" w:sz="0" w:space="0" w:color="auto"/>
                <w:left w:val="none" w:sz="0" w:space="0" w:color="auto"/>
                <w:bottom w:val="none" w:sz="0" w:space="0" w:color="auto"/>
                <w:right w:val="none" w:sz="0" w:space="0" w:color="auto"/>
              </w:divBdr>
            </w:div>
            <w:div w:id="1315910057">
              <w:marLeft w:val="0"/>
              <w:marRight w:val="0"/>
              <w:marTop w:val="0"/>
              <w:marBottom w:val="0"/>
              <w:divBdr>
                <w:top w:val="none" w:sz="0" w:space="0" w:color="auto"/>
                <w:left w:val="none" w:sz="0" w:space="0" w:color="auto"/>
                <w:bottom w:val="none" w:sz="0" w:space="0" w:color="auto"/>
                <w:right w:val="none" w:sz="0" w:space="0" w:color="auto"/>
              </w:divBdr>
            </w:div>
            <w:div w:id="1147629832">
              <w:marLeft w:val="0"/>
              <w:marRight w:val="0"/>
              <w:marTop w:val="0"/>
              <w:marBottom w:val="0"/>
              <w:divBdr>
                <w:top w:val="none" w:sz="0" w:space="0" w:color="auto"/>
                <w:left w:val="none" w:sz="0" w:space="0" w:color="auto"/>
                <w:bottom w:val="none" w:sz="0" w:space="0" w:color="auto"/>
                <w:right w:val="none" w:sz="0" w:space="0" w:color="auto"/>
              </w:divBdr>
            </w:div>
            <w:div w:id="1529677783">
              <w:marLeft w:val="0"/>
              <w:marRight w:val="0"/>
              <w:marTop w:val="0"/>
              <w:marBottom w:val="0"/>
              <w:divBdr>
                <w:top w:val="none" w:sz="0" w:space="0" w:color="auto"/>
                <w:left w:val="none" w:sz="0" w:space="0" w:color="auto"/>
                <w:bottom w:val="none" w:sz="0" w:space="0" w:color="auto"/>
                <w:right w:val="none" w:sz="0" w:space="0" w:color="auto"/>
              </w:divBdr>
            </w:div>
            <w:div w:id="1366128270">
              <w:marLeft w:val="0"/>
              <w:marRight w:val="0"/>
              <w:marTop w:val="0"/>
              <w:marBottom w:val="0"/>
              <w:divBdr>
                <w:top w:val="none" w:sz="0" w:space="0" w:color="auto"/>
                <w:left w:val="none" w:sz="0" w:space="0" w:color="auto"/>
                <w:bottom w:val="none" w:sz="0" w:space="0" w:color="auto"/>
                <w:right w:val="none" w:sz="0" w:space="0" w:color="auto"/>
              </w:divBdr>
            </w:div>
            <w:div w:id="1171915927">
              <w:marLeft w:val="0"/>
              <w:marRight w:val="0"/>
              <w:marTop w:val="0"/>
              <w:marBottom w:val="0"/>
              <w:divBdr>
                <w:top w:val="none" w:sz="0" w:space="0" w:color="auto"/>
                <w:left w:val="none" w:sz="0" w:space="0" w:color="auto"/>
                <w:bottom w:val="none" w:sz="0" w:space="0" w:color="auto"/>
                <w:right w:val="none" w:sz="0" w:space="0" w:color="auto"/>
              </w:divBdr>
            </w:div>
            <w:div w:id="639001373">
              <w:marLeft w:val="0"/>
              <w:marRight w:val="0"/>
              <w:marTop w:val="0"/>
              <w:marBottom w:val="0"/>
              <w:divBdr>
                <w:top w:val="none" w:sz="0" w:space="0" w:color="auto"/>
                <w:left w:val="none" w:sz="0" w:space="0" w:color="auto"/>
                <w:bottom w:val="none" w:sz="0" w:space="0" w:color="auto"/>
                <w:right w:val="none" w:sz="0" w:space="0" w:color="auto"/>
              </w:divBdr>
            </w:div>
            <w:div w:id="1670667800">
              <w:marLeft w:val="0"/>
              <w:marRight w:val="0"/>
              <w:marTop w:val="0"/>
              <w:marBottom w:val="0"/>
              <w:divBdr>
                <w:top w:val="none" w:sz="0" w:space="0" w:color="auto"/>
                <w:left w:val="none" w:sz="0" w:space="0" w:color="auto"/>
                <w:bottom w:val="none" w:sz="0" w:space="0" w:color="auto"/>
                <w:right w:val="none" w:sz="0" w:space="0" w:color="auto"/>
              </w:divBdr>
            </w:div>
            <w:div w:id="1867211545">
              <w:marLeft w:val="0"/>
              <w:marRight w:val="0"/>
              <w:marTop w:val="0"/>
              <w:marBottom w:val="0"/>
              <w:divBdr>
                <w:top w:val="none" w:sz="0" w:space="0" w:color="auto"/>
                <w:left w:val="none" w:sz="0" w:space="0" w:color="auto"/>
                <w:bottom w:val="none" w:sz="0" w:space="0" w:color="auto"/>
                <w:right w:val="none" w:sz="0" w:space="0" w:color="auto"/>
              </w:divBdr>
            </w:div>
            <w:div w:id="1678464275">
              <w:marLeft w:val="0"/>
              <w:marRight w:val="0"/>
              <w:marTop w:val="0"/>
              <w:marBottom w:val="0"/>
              <w:divBdr>
                <w:top w:val="none" w:sz="0" w:space="0" w:color="auto"/>
                <w:left w:val="none" w:sz="0" w:space="0" w:color="auto"/>
                <w:bottom w:val="none" w:sz="0" w:space="0" w:color="auto"/>
                <w:right w:val="none" w:sz="0" w:space="0" w:color="auto"/>
              </w:divBdr>
            </w:div>
            <w:div w:id="1707675438">
              <w:marLeft w:val="0"/>
              <w:marRight w:val="0"/>
              <w:marTop w:val="0"/>
              <w:marBottom w:val="0"/>
              <w:divBdr>
                <w:top w:val="none" w:sz="0" w:space="0" w:color="auto"/>
                <w:left w:val="none" w:sz="0" w:space="0" w:color="auto"/>
                <w:bottom w:val="none" w:sz="0" w:space="0" w:color="auto"/>
                <w:right w:val="none" w:sz="0" w:space="0" w:color="auto"/>
              </w:divBdr>
            </w:div>
            <w:div w:id="1715814731">
              <w:marLeft w:val="0"/>
              <w:marRight w:val="0"/>
              <w:marTop w:val="0"/>
              <w:marBottom w:val="0"/>
              <w:divBdr>
                <w:top w:val="none" w:sz="0" w:space="0" w:color="auto"/>
                <w:left w:val="none" w:sz="0" w:space="0" w:color="auto"/>
                <w:bottom w:val="none" w:sz="0" w:space="0" w:color="auto"/>
                <w:right w:val="none" w:sz="0" w:space="0" w:color="auto"/>
              </w:divBdr>
            </w:div>
            <w:div w:id="2073115971">
              <w:marLeft w:val="0"/>
              <w:marRight w:val="0"/>
              <w:marTop w:val="0"/>
              <w:marBottom w:val="0"/>
              <w:divBdr>
                <w:top w:val="none" w:sz="0" w:space="0" w:color="auto"/>
                <w:left w:val="none" w:sz="0" w:space="0" w:color="auto"/>
                <w:bottom w:val="none" w:sz="0" w:space="0" w:color="auto"/>
                <w:right w:val="none" w:sz="0" w:space="0" w:color="auto"/>
              </w:divBdr>
            </w:div>
            <w:div w:id="1538346858">
              <w:marLeft w:val="0"/>
              <w:marRight w:val="0"/>
              <w:marTop w:val="0"/>
              <w:marBottom w:val="0"/>
              <w:divBdr>
                <w:top w:val="none" w:sz="0" w:space="0" w:color="auto"/>
                <w:left w:val="none" w:sz="0" w:space="0" w:color="auto"/>
                <w:bottom w:val="none" w:sz="0" w:space="0" w:color="auto"/>
                <w:right w:val="none" w:sz="0" w:space="0" w:color="auto"/>
              </w:divBdr>
            </w:div>
            <w:div w:id="944190619">
              <w:marLeft w:val="0"/>
              <w:marRight w:val="0"/>
              <w:marTop w:val="0"/>
              <w:marBottom w:val="0"/>
              <w:divBdr>
                <w:top w:val="none" w:sz="0" w:space="0" w:color="auto"/>
                <w:left w:val="none" w:sz="0" w:space="0" w:color="auto"/>
                <w:bottom w:val="none" w:sz="0" w:space="0" w:color="auto"/>
                <w:right w:val="none" w:sz="0" w:space="0" w:color="auto"/>
              </w:divBdr>
            </w:div>
            <w:div w:id="612977804">
              <w:marLeft w:val="0"/>
              <w:marRight w:val="0"/>
              <w:marTop w:val="0"/>
              <w:marBottom w:val="0"/>
              <w:divBdr>
                <w:top w:val="none" w:sz="0" w:space="0" w:color="auto"/>
                <w:left w:val="none" w:sz="0" w:space="0" w:color="auto"/>
                <w:bottom w:val="none" w:sz="0" w:space="0" w:color="auto"/>
                <w:right w:val="none" w:sz="0" w:space="0" w:color="auto"/>
              </w:divBdr>
            </w:div>
            <w:div w:id="1105270639">
              <w:marLeft w:val="0"/>
              <w:marRight w:val="0"/>
              <w:marTop w:val="0"/>
              <w:marBottom w:val="0"/>
              <w:divBdr>
                <w:top w:val="none" w:sz="0" w:space="0" w:color="auto"/>
                <w:left w:val="none" w:sz="0" w:space="0" w:color="auto"/>
                <w:bottom w:val="none" w:sz="0" w:space="0" w:color="auto"/>
                <w:right w:val="none" w:sz="0" w:space="0" w:color="auto"/>
              </w:divBdr>
            </w:div>
            <w:div w:id="2048218322">
              <w:marLeft w:val="0"/>
              <w:marRight w:val="0"/>
              <w:marTop w:val="0"/>
              <w:marBottom w:val="0"/>
              <w:divBdr>
                <w:top w:val="none" w:sz="0" w:space="0" w:color="auto"/>
                <w:left w:val="none" w:sz="0" w:space="0" w:color="auto"/>
                <w:bottom w:val="none" w:sz="0" w:space="0" w:color="auto"/>
                <w:right w:val="none" w:sz="0" w:space="0" w:color="auto"/>
              </w:divBdr>
            </w:div>
            <w:div w:id="218395460">
              <w:marLeft w:val="0"/>
              <w:marRight w:val="0"/>
              <w:marTop w:val="0"/>
              <w:marBottom w:val="0"/>
              <w:divBdr>
                <w:top w:val="none" w:sz="0" w:space="0" w:color="auto"/>
                <w:left w:val="none" w:sz="0" w:space="0" w:color="auto"/>
                <w:bottom w:val="none" w:sz="0" w:space="0" w:color="auto"/>
                <w:right w:val="none" w:sz="0" w:space="0" w:color="auto"/>
              </w:divBdr>
            </w:div>
            <w:div w:id="738866106">
              <w:marLeft w:val="0"/>
              <w:marRight w:val="0"/>
              <w:marTop w:val="0"/>
              <w:marBottom w:val="0"/>
              <w:divBdr>
                <w:top w:val="none" w:sz="0" w:space="0" w:color="auto"/>
                <w:left w:val="none" w:sz="0" w:space="0" w:color="auto"/>
                <w:bottom w:val="none" w:sz="0" w:space="0" w:color="auto"/>
                <w:right w:val="none" w:sz="0" w:space="0" w:color="auto"/>
              </w:divBdr>
            </w:div>
            <w:div w:id="148712290">
              <w:marLeft w:val="0"/>
              <w:marRight w:val="0"/>
              <w:marTop w:val="0"/>
              <w:marBottom w:val="0"/>
              <w:divBdr>
                <w:top w:val="none" w:sz="0" w:space="0" w:color="auto"/>
                <w:left w:val="none" w:sz="0" w:space="0" w:color="auto"/>
                <w:bottom w:val="none" w:sz="0" w:space="0" w:color="auto"/>
                <w:right w:val="none" w:sz="0" w:space="0" w:color="auto"/>
              </w:divBdr>
            </w:div>
            <w:div w:id="1476802654">
              <w:marLeft w:val="0"/>
              <w:marRight w:val="0"/>
              <w:marTop w:val="0"/>
              <w:marBottom w:val="0"/>
              <w:divBdr>
                <w:top w:val="none" w:sz="0" w:space="0" w:color="auto"/>
                <w:left w:val="none" w:sz="0" w:space="0" w:color="auto"/>
                <w:bottom w:val="none" w:sz="0" w:space="0" w:color="auto"/>
                <w:right w:val="none" w:sz="0" w:space="0" w:color="auto"/>
              </w:divBdr>
            </w:div>
            <w:div w:id="356472203">
              <w:marLeft w:val="0"/>
              <w:marRight w:val="0"/>
              <w:marTop w:val="0"/>
              <w:marBottom w:val="0"/>
              <w:divBdr>
                <w:top w:val="none" w:sz="0" w:space="0" w:color="auto"/>
                <w:left w:val="none" w:sz="0" w:space="0" w:color="auto"/>
                <w:bottom w:val="none" w:sz="0" w:space="0" w:color="auto"/>
                <w:right w:val="none" w:sz="0" w:space="0" w:color="auto"/>
              </w:divBdr>
            </w:div>
            <w:div w:id="1152722287">
              <w:marLeft w:val="0"/>
              <w:marRight w:val="0"/>
              <w:marTop w:val="0"/>
              <w:marBottom w:val="0"/>
              <w:divBdr>
                <w:top w:val="none" w:sz="0" w:space="0" w:color="auto"/>
                <w:left w:val="none" w:sz="0" w:space="0" w:color="auto"/>
                <w:bottom w:val="none" w:sz="0" w:space="0" w:color="auto"/>
                <w:right w:val="none" w:sz="0" w:space="0" w:color="auto"/>
              </w:divBdr>
            </w:div>
            <w:div w:id="952978458">
              <w:marLeft w:val="0"/>
              <w:marRight w:val="0"/>
              <w:marTop w:val="0"/>
              <w:marBottom w:val="0"/>
              <w:divBdr>
                <w:top w:val="none" w:sz="0" w:space="0" w:color="auto"/>
                <w:left w:val="none" w:sz="0" w:space="0" w:color="auto"/>
                <w:bottom w:val="none" w:sz="0" w:space="0" w:color="auto"/>
                <w:right w:val="none" w:sz="0" w:space="0" w:color="auto"/>
              </w:divBdr>
            </w:div>
            <w:div w:id="375545643">
              <w:marLeft w:val="0"/>
              <w:marRight w:val="0"/>
              <w:marTop w:val="0"/>
              <w:marBottom w:val="0"/>
              <w:divBdr>
                <w:top w:val="none" w:sz="0" w:space="0" w:color="auto"/>
                <w:left w:val="none" w:sz="0" w:space="0" w:color="auto"/>
                <w:bottom w:val="none" w:sz="0" w:space="0" w:color="auto"/>
                <w:right w:val="none" w:sz="0" w:space="0" w:color="auto"/>
              </w:divBdr>
            </w:div>
            <w:div w:id="203444598">
              <w:marLeft w:val="0"/>
              <w:marRight w:val="0"/>
              <w:marTop w:val="0"/>
              <w:marBottom w:val="0"/>
              <w:divBdr>
                <w:top w:val="none" w:sz="0" w:space="0" w:color="auto"/>
                <w:left w:val="none" w:sz="0" w:space="0" w:color="auto"/>
                <w:bottom w:val="none" w:sz="0" w:space="0" w:color="auto"/>
                <w:right w:val="none" w:sz="0" w:space="0" w:color="auto"/>
              </w:divBdr>
            </w:div>
            <w:div w:id="938367592">
              <w:marLeft w:val="0"/>
              <w:marRight w:val="0"/>
              <w:marTop w:val="0"/>
              <w:marBottom w:val="0"/>
              <w:divBdr>
                <w:top w:val="none" w:sz="0" w:space="0" w:color="auto"/>
                <w:left w:val="none" w:sz="0" w:space="0" w:color="auto"/>
                <w:bottom w:val="none" w:sz="0" w:space="0" w:color="auto"/>
                <w:right w:val="none" w:sz="0" w:space="0" w:color="auto"/>
              </w:divBdr>
            </w:div>
            <w:div w:id="1683824367">
              <w:marLeft w:val="0"/>
              <w:marRight w:val="0"/>
              <w:marTop w:val="0"/>
              <w:marBottom w:val="0"/>
              <w:divBdr>
                <w:top w:val="none" w:sz="0" w:space="0" w:color="auto"/>
                <w:left w:val="none" w:sz="0" w:space="0" w:color="auto"/>
                <w:bottom w:val="none" w:sz="0" w:space="0" w:color="auto"/>
                <w:right w:val="none" w:sz="0" w:space="0" w:color="auto"/>
              </w:divBdr>
            </w:div>
            <w:div w:id="1060788509">
              <w:marLeft w:val="0"/>
              <w:marRight w:val="0"/>
              <w:marTop w:val="0"/>
              <w:marBottom w:val="0"/>
              <w:divBdr>
                <w:top w:val="none" w:sz="0" w:space="0" w:color="auto"/>
                <w:left w:val="none" w:sz="0" w:space="0" w:color="auto"/>
                <w:bottom w:val="none" w:sz="0" w:space="0" w:color="auto"/>
                <w:right w:val="none" w:sz="0" w:space="0" w:color="auto"/>
              </w:divBdr>
            </w:div>
            <w:div w:id="1057047757">
              <w:marLeft w:val="0"/>
              <w:marRight w:val="0"/>
              <w:marTop w:val="0"/>
              <w:marBottom w:val="0"/>
              <w:divBdr>
                <w:top w:val="none" w:sz="0" w:space="0" w:color="auto"/>
                <w:left w:val="none" w:sz="0" w:space="0" w:color="auto"/>
                <w:bottom w:val="none" w:sz="0" w:space="0" w:color="auto"/>
                <w:right w:val="none" w:sz="0" w:space="0" w:color="auto"/>
              </w:divBdr>
            </w:div>
            <w:div w:id="60103623">
              <w:marLeft w:val="0"/>
              <w:marRight w:val="0"/>
              <w:marTop w:val="0"/>
              <w:marBottom w:val="0"/>
              <w:divBdr>
                <w:top w:val="none" w:sz="0" w:space="0" w:color="auto"/>
                <w:left w:val="none" w:sz="0" w:space="0" w:color="auto"/>
                <w:bottom w:val="none" w:sz="0" w:space="0" w:color="auto"/>
                <w:right w:val="none" w:sz="0" w:space="0" w:color="auto"/>
              </w:divBdr>
            </w:div>
            <w:div w:id="880746899">
              <w:marLeft w:val="0"/>
              <w:marRight w:val="0"/>
              <w:marTop w:val="0"/>
              <w:marBottom w:val="0"/>
              <w:divBdr>
                <w:top w:val="none" w:sz="0" w:space="0" w:color="auto"/>
                <w:left w:val="none" w:sz="0" w:space="0" w:color="auto"/>
                <w:bottom w:val="none" w:sz="0" w:space="0" w:color="auto"/>
                <w:right w:val="none" w:sz="0" w:space="0" w:color="auto"/>
              </w:divBdr>
            </w:div>
            <w:div w:id="93551184">
              <w:marLeft w:val="0"/>
              <w:marRight w:val="0"/>
              <w:marTop w:val="0"/>
              <w:marBottom w:val="0"/>
              <w:divBdr>
                <w:top w:val="none" w:sz="0" w:space="0" w:color="auto"/>
                <w:left w:val="none" w:sz="0" w:space="0" w:color="auto"/>
                <w:bottom w:val="none" w:sz="0" w:space="0" w:color="auto"/>
                <w:right w:val="none" w:sz="0" w:space="0" w:color="auto"/>
              </w:divBdr>
            </w:div>
            <w:div w:id="1875582282">
              <w:marLeft w:val="0"/>
              <w:marRight w:val="0"/>
              <w:marTop w:val="0"/>
              <w:marBottom w:val="0"/>
              <w:divBdr>
                <w:top w:val="none" w:sz="0" w:space="0" w:color="auto"/>
                <w:left w:val="none" w:sz="0" w:space="0" w:color="auto"/>
                <w:bottom w:val="none" w:sz="0" w:space="0" w:color="auto"/>
                <w:right w:val="none" w:sz="0" w:space="0" w:color="auto"/>
              </w:divBdr>
            </w:div>
            <w:div w:id="894855724">
              <w:marLeft w:val="0"/>
              <w:marRight w:val="0"/>
              <w:marTop w:val="0"/>
              <w:marBottom w:val="0"/>
              <w:divBdr>
                <w:top w:val="none" w:sz="0" w:space="0" w:color="auto"/>
                <w:left w:val="none" w:sz="0" w:space="0" w:color="auto"/>
                <w:bottom w:val="none" w:sz="0" w:space="0" w:color="auto"/>
                <w:right w:val="none" w:sz="0" w:space="0" w:color="auto"/>
              </w:divBdr>
            </w:div>
            <w:div w:id="1234009414">
              <w:marLeft w:val="0"/>
              <w:marRight w:val="0"/>
              <w:marTop w:val="0"/>
              <w:marBottom w:val="0"/>
              <w:divBdr>
                <w:top w:val="none" w:sz="0" w:space="0" w:color="auto"/>
                <w:left w:val="none" w:sz="0" w:space="0" w:color="auto"/>
                <w:bottom w:val="none" w:sz="0" w:space="0" w:color="auto"/>
                <w:right w:val="none" w:sz="0" w:space="0" w:color="auto"/>
              </w:divBdr>
            </w:div>
            <w:div w:id="176700636">
              <w:marLeft w:val="0"/>
              <w:marRight w:val="0"/>
              <w:marTop w:val="0"/>
              <w:marBottom w:val="0"/>
              <w:divBdr>
                <w:top w:val="none" w:sz="0" w:space="0" w:color="auto"/>
                <w:left w:val="none" w:sz="0" w:space="0" w:color="auto"/>
                <w:bottom w:val="none" w:sz="0" w:space="0" w:color="auto"/>
                <w:right w:val="none" w:sz="0" w:space="0" w:color="auto"/>
              </w:divBdr>
            </w:div>
            <w:div w:id="1666785717">
              <w:marLeft w:val="0"/>
              <w:marRight w:val="0"/>
              <w:marTop w:val="0"/>
              <w:marBottom w:val="0"/>
              <w:divBdr>
                <w:top w:val="none" w:sz="0" w:space="0" w:color="auto"/>
                <w:left w:val="none" w:sz="0" w:space="0" w:color="auto"/>
                <w:bottom w:val="none" w:sz="0" w:space="0" w:color="auto"/>
                <w:right w:val="none" w:sz="0" w:space="0" w:color="auto"/>
              </w:divBdr>
            </w:div>
            <w:div w:id="964579514">
              <w:marLeft w:val="0"/>
              <w:marRight w:val="0"/>
              <w:marTop w:val="0"/>
              <w:marBottom w:val="0"/>
              <w:divBdr>
                <w:top w:val="none" w:sz="0" w:space="0" w:color="auto"/>
                <w:left w:val="none" w:sz="0" w:space="0" w:color="auto"/>
                <w:bottom w:val="none" w:sz="0" w:space="0" w:color="auto"/>
                <w:right w:val="none" w:sz="0" w:space="0" w:color="auto"/>
              </w:divBdr>
            </w:div>
            <w:div w:id="479076396">
              <w:marLeft w:val="0"/>
              <w:marRight w:val="0"/>
              <w:marTop w:val="0"/>
              <w:marBottom w:val="0"/>
              <w:divBdr>
                <w:top w:val="none" w:sz="0" w:space="0" w:color="auto"/>
                <w:left w:val="none" w:sz="0" w:space="0" w:color="auto"/>
                <w:bottom w:val="none" w:sz="0" w:space="0" w:color="auto"/>
                <w:right w:val="none" w:sz="0" w:space="0" w:color="auto"/>
              </w:divBdr>
            </w:div>
            <w:div w:id="1009798683">
              <w:marLeft w:val="0"/>
              <w:marRight w:val="0"/>
              <w:marTop w:val="0"/>
              <w:marBottom w:val="0"/>
              <w:divBdr>
                <w:top w:val="none" w:sz="0" w:space="0" w:color="auto"/>
                <w:left w:val="none" w:sz="0" w:space="0" w:color="auto"/>
                <w:bottom w:val="none" w:sz="0" w:space="0" w:color="auto"/>
                <w:right w:val="none" w:sz="0" w:space="0" w:color="auto"/>
              </w:divBdr>
            </w:div>
            <w:div w:id="2044668533">
              <w:marLeft w:val="0"/>
              <w:marRight w:val="0"/>
              <w:marTop w:val="0"/>
              <w:marBottom w:val="0"/>
              <w:divBdr>
                <w:top w:val="none" w:sz="0" w:space="0" w:color="auto"/>
                <w:left w:val="none" w:sz="0" w:space="0" w:color="auto"/>
                <w:bottom w:val="none" w:sz="0" w:space="0" w:color="auto"/>
                <w:right w:val="none" w:sz="0" w:space="0" w:color="auto"/>
              </w:divBdr>
            </w:div>
            <w:div w:id="16985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255">
      <w:bodyDiv w:val="1"/>
      <w:marLeft w:val="0"/>
      <w:marRight w:val="0"/>
      <w:marTop w:val="0"/>
      <w:marBottom w:val="0"/>
      <w:divBdr>
        <w:top w:val="none" w:sz="0" w:space="0" w:color="auto"/>
        <w:left w:val="none" w:sz="0" w:space="0" w:color="auto"/>
        <w:bottom w:val="none" w:sz="0" w:space="0" w:color="auto"/>
        <w:right w:val="none" w:sz="0" w:space="0" w:color="auto"/>
      </w:divBdr>
    </w:div>
    <w:div w:id="1603415631">
      <w:bodyDiv w:val="1"/>
      <w:marLeft w:val="0"/>
      <w:marRight w:val="0"/>
      <w:marTop w:val="0"/>
      <w:marBottom w:val="0"/>
      <w:divBdr>
        <w:top w:val="none" w:sz="0" w:space="0" w:color="auto"/>
        <w:left w:val="none" w:sz="0" w:space="0" w:color="auto"/>
        <w:bottom w:val="none" w:sz="0" w:space="0" w:color="auto"/>
        <w:right w:val="none" w:sz="0" w:space="0" w:color="auto"/>
      </w:divBdr>
    </w:div>
    <w:div w:id="1618633880">
      <w:bodyDiv w:val="1"/>
      <w:marLeft w:val="0"/>
      <w:marRight w:val="0"/>
      <w:marTop w:val="0"/>
      <w:marBottom w:val="0"/>
      <w:divBdr>
        <w:top w:val="none" w:sz="0" w:space="0" w:color="auto"/>
        <w:left w:val="none" w:sz="0" w:space="0" w:color="auto"/>
        <w:bottom w:val="none" w:sz="0" w:space="0" w:color="auto"/>
        <w:right w:val="none" w:sz="0" w:space="0" w:color="auto"/>
      </w:divBdr>
    </w:div>
    <w:div w:id="1628506609">
      <w:bodyDiv w:val="1"/>
      <w:marLeft w:val="0"/>
      <w:marRight w:val="0"/>
      <w:marTop w:val="0"/>
      <w:marBottom w:val="0"/>
      <w:divBdr>
        <w:top w:val="none" w:sz="0" w:space="0" w:color="auto"/>
        <w:left w:val="none" w:sz="0" w:space="0" w:color="auto"/>
        <w:bottom w:val="none" w:sz="0" w:space="0" w:color="auto"/>
        <w:right w:val="none" w:sz="0" w:space="0" w:color="auto"/>
      </w:divBdr>
    </w:div>
    <w:div w:id="1630284451">
      <w:bodyDiv w:val="1"/>
      <w:marLeft w:val="0"/>
      <w:marRight w:val="0"/>
      <w:marTop w:val="0"/>
      <w:marBottom w:val="0"/>
      <w:divBdr>
        <w:top w:val="none" w:sz="0" w:space="0" w:color="auto"/>
        <w:left w:val="none" w:sz="0" w:space="0" w:color="auto"/>
        <w:bottom w:val="none" w:sz="0" w:space="0" w:color="auto"/>
        <w:right w:val="none" w:sz="0" w:space="0" w:color="auto"/>
      </w:divBdr>
    </w:div>
    <w:div w:id="1636138372">
      <w:bodyDiv w:val="1"/>
      <w:marLeft w:val="0"/>
      <w:marRight w:val="0"/>
      <w:marTop w:val="0"/>
      <w:marBottom w:val="0"/>
      <w:divBdr>
        <w:top w:val="none" w:sz="0" w:space="0" w:color="auto"/>
        <w:left w:val="none" w:sz="0" w:space="0" w:color="auto"/>
        <w:bottom w:val="none" w:sz="0" w:space="0" w:color="auto"/>
        <w:right w:val="none" w:sz="0" w:space="0" w:color="auto"/>
      </w:divBdr>
    </w:div>
    <w:div w:id="1639646704">
      <w:bodyDiv w:val="1"/>
      <w:marLeft w:val="0"/>
      <w:marRight w:val="0"/>
      <w:marTop w:val="0"/>
      <w:marBottom w:val="0"/>
      <w:divBdr>
        <w:top w:val="none" w:sz="0" w:space="0" w:color="auto"/>
        <w:left w:val="none" w:sz="0" w:space="0" w:color="auto"/>
        <w:bottom w:val="none" w:sz="0" w:space="0" w:color="auto"/>
        <w:right w:val="none" w:sz="0" w:space="0" w:color="auto"/>
      </w:divBdr>
    </w:div>
    <w:div w:id="1640919908">
      <w:bodyDiv w:val="1"/>
      <w:marLeft w:val="0"/>
      <w:marRight w:val="0"/>
      <w:marTop w:val="0"/>
      <w:marBottom w:val="0"/>
      <w:divBdr>
        <w:top w:val="none" w:sz="0" w:space="0" w:color="auto"/>
        <w:left w:val="none" w:sz="0" w:space="0" w:color="auto"/>
        <w:bottom w:val="none" w:sz="0" w:space="0" w:color="auto"/>
        <w:right w:val="none" w:sz="0" w:space="0" w:color="auto"/>
      </w:divBdr>
    </w:div>
    <w:div w:id="1650283456">
      <w:bodyDiv w:val="1"/>
      <w:marLeft w:val="0"/>
      <w:marRight w:val="0"/>
      <w:marTop w:val="0"/>
      <w:marBottom w:val="0"/>
      <w:divBdr>
        <w:top w:val="none" w:sz="0" w:space="0" w:color="auto"/>
        <w:left w:val="none" w:sz="0" w:space="0" w:color="auto"/>
        <w:bottom w:val="none" w:sz="0" w:space="0" w:color="auto"/>
        <w:right w:val="none" w:sz="0" w:space="0" w:color="auto"/>
      </w:divBdr>
    </w:div>
    <w:div w:id="1653565029">
      <w:bodyDiv w:val="1"/>
      <w:marLeft w:val="0"/>
      <w:marRight w:val="0"/>
      <w:marTop w:val="0"/>
      <w:marBottom w:val="0"/>
      <w:divBdr>
        <w:top w:val="none" w:sz="0" w:space="0" w:color="auto"/>
        <w:left w:val="none" w:sz="0" w:space="0" w:color="auto"/>
        <w:bottom w:val="none" w:sz="0" w:space="0" w:color="auto"/>
        <w:right w:val="none" w:sz="0" w:space="0" w:color="auto"/>
      </w:divBdr>
    </w:div>
    <w:div w:id="1681545194">
      <w:bodyDiv w:val="1"/>
      <w:marLeft w:val="0"/>
      <w:marRight w:val="0"/>
      <w:marTop w:val="0"/>
      <w:marBottom w:val="0"/>
      <w:divBdr>
        <w:top w:val="none" w:sz="0" w:space="0" w:color="auto"/>
        <w:left w:val="none" w:sz="0" w:space="0" w:color="auto"/>
        <w:bottom w:val="none" w:sz="0" w:space="0" w:color="auto"/>
        <w:right w:val="none" w:sz="0" w:space="0" w:color="auto"/>
      </w:divBdr>
    </w:div>
    <w:div w:id="1739279562">
      <w:bodyDiv w:val="1"/>
      <w:marLeft w:val="0"/>
      <w:marRight w:val="0"/>
      <w:marTop w:val="0"/>
      <w:marBottom w:val="0"/>
      <w:divBdr>
        <w:top w:val="none" w:sz="0" w:space="0" w:color="auto"/>
        <w:left w:val="none" w:sz="0" w:space="0" w:color="auto"/>
        <w:bottom w:val="none" w:sz="0" w:space="0" w:color="auto"/>
        <w:right w:val="none" w:sz="0" w:space="0" w:color="auto"/>
      </w:divBdr>
    </w:div>
    <w:div w:id="1768227552">
      <w:bodyDiv w:val="1"/>
      <w:marLeft w:val="0"/>
      <w:marRight w:val="0"/>
      <w:marTop w:val="0"/>
      <w:marBottom w:val="0"/>
      <w:divBdr>
        <w:top w:val="none" w:sz="0" w:space="0" w:color="auto"/>
        <w:left w:val="none" w:sz="0" w:space="0" w:color="auto"/>
        <w:bottom w:val="none" w:sz="0" w:space="0" w:color="auto"/>
        <w:right w:val="none" w:sz="0" w:space="0" w:color="auto"/>
      </w:divBdr>
    </w:div>
    <w:div w:id="1769472155">
      <w:bodyDiv w:val="1"/>
      <w:marLeft w:val="0"/>
      <w:marRight w:val="0"/>
      <w:marTop w:val="0"/>
      <w:marBottom w:val="0"/>
      <w:divBdr>
        <w:top w:val="none" w:sz="0" w:space="0" w:color="auto"/>
        <w:left w:val="none" w:sz="0" w:space="0" w:color="auto"/>
        <w:bottom w:val="none" w:sz="0" w:space="0" w:color="auto"/>
        <w:right w:val="none" w:sz="0" w:space="0" w:color="auto"/>
      </w:divBdr>
    </w:div>
    <w:div w:id="1773624525">
      <w:bodyDiv w:val="1"/>
      <w:marLeft w:val="0"/>
      <w:marRight w:val="0"/>
      <w:marTop w:val="0"/>
      <w:marBottom w:val="0"/>
      <w:divBdr>
        <w:top w:val="none" w:sz="0" w:space="0" w:color="auto"/>
        <w:left w:val="none" w:sz="0" w:space="0" w:color="auto"/>
        <w:bottom w:val="none" w:sz="0" w:space="0" w:color="auto"/>
        <w:right w:val="none" w:sz="0" w:space="0" w:color="auto"/>
      </w:divBdr>
    </w:div>
    <w:div w:id="1777556770">
      <w:bodyDiv w:val="1"/>
      <w:marLeft w:val="0"/>
      <w:marRight w:val="0"/>
      <w:marTop w:val="0"/>
      <w:marBottom w:val="0"/>
      <w:divBdr>
        <w:top w:val="none" w:sz="0" w:space="0" w:color="auto"/>
        <w:left w:val="none" w:sz="0" w:space="0" w:color="auto"/>
        <w:bottom w:val="none" w:sz="0" w:space="0" w:color="auto"/>
        <w:right w:val="none" w:sz="0" w:space="0" w:color="auto"/>
      </w:divBdr>
      <w:divsChild>
        <w:div w:id="1912108423">
          <w:marLeft w:val="0"/>
          <w:marRight w:val="0"/>
          <w:marTop w:val="0"/>
          <w:marBottom w:val="0"/>
          <w:divBdr>
            <w:top w:val="none" w:sz="0" w:space="0" w:color="auto"/>
            <w:left w:val="none" w:sz="0" w:space="0" w:color="auto"/>
            <w:bottom w:val="none" w:sz="0" w:space="0" w:color="auto"/>
            <w:right w:val="none" w:sz="0" w:space="0" w:color="auto"/>
          </w:divBdr>
          <w:divsChild>
            <w:div w:id="556286163">
              <w:marLeft w:val="0"/>
              <w:marRight w:val="0"/>
              <w:marTop w:val="0"/>
              <w:marBottom w:val="0"/>
              <w:divBdr>
                <w:top w:val="none" w:sz="0" w:space="0" w:color="auto"/>
                <w:left w:val="none" w:sz="0" w:space="0" w:color="auto"/>
                <w:bottom w:val="none" w:sz="0" w:space="0" w:color="auto"/>
                <w:right w:val="none" w:sz="0" w:space="0" w:color="auto"/>
              </w:divBdr>
              <w:divsChild>
                <w:div w:id="1125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30018">
      <w:bodyDiv w:val="1"/>
      <w:marLeft w:val="0"/>
      <w:marRight w:val="0"/>
      <w:marTop w:val="0"/>
      <w:marBottom w:val="0"/>
      <w:divBdr>
        <w:top w:val="none" w:sz="0" w:space="0" w:color="auto"/>
        <w:left w:val="none" w:sz="0" w:space="0" w:color="auto"/>
        <w:bottom w:val="none" w:sz="0" w:space="0" w:color="auto"/>
        <w:right w:val="none" w:sz="0" w:space="0" w:color="auto"/>
      </w:divBdr>
    </w:div>
    <w:div w:id="1800957370">
      <w:bodyDiv w:val="1"/>
      <w:marLeft w:val="0"/>
      <w:marRight w:val="0"/>
      <w:marTop w:val="0"/>
      <w:marBottom w:val="0"/>
      <w:divBdr>
        <w:top w:val="none" w:sz="0" w:space="0" w:color="auto"/>
        <w:left w:val="none" w:sz="0" w:space="0" w:color="auto"/>
        <w:bottom w:val="none" w:sz="0" w:space="0" w:color="auto"/>
        <w:right w:val="none" w:sz="0" w:space="0" w:color="auto"/>
      </w:divBdr>
    </w:div>
    <w:div w:id="1823154290">
      <w:bodyDiv w:val="1"/>
      <w:marLeft w:val="0"/>
      <w:marRight w:val="0"/>
      <w:marTop w:val="0"/>
      <w:marBottom w:val="0"/>
      <w:divBdr>
        <w:top w:val="none" w:sz="0" w:space="0" w:color="auto"/>
        <w:left w:val="none" w:sz="0" w:space="0" w:color="auto"/>
        <w:bottom w:val="none" w:sz="0" w:space="0" w:color="auto"/>
        <w:right w:val="none" w:sz="0" w:space="0" w:color="auto"/>
      </w:divBdr>
    </w:div>
    <w:div w:id="1860317411">
      <w:bodyDiv w:val="1"/>
      <w:marLeft w:val="0"/>
      <w:marRight w:val="0"/>
      <w:marTop w:val="0"/>
      <w:marBottom w:val="0"/>
      <w:divBdr>
        <w:top w:val="none" w:sz="0" w:space="0" w:color="auto"/>
        <w:left w:val="none" w:sz="0" w:space="0" w:color="auto"/>
        <w:bottom w:val="none" w:sz="0" w:space="0" w:color="auto"/>
        <w:right w:val="none" w:sz="0" w:space="0" w:color="auto"/>
      </w:divBdr>
    </w:div>
    <w:div w:id="1861164530">
      <w:bodyDiv w:val="1"/>
      <w:marLeft w:val="0"/>
      <w:marRight w:val="0"/>
      <w:marTop w:val="0"/>
      <w:marBottom w:val="0"/>
      <w:divBdr>
        <w:top w:val="none" w:sz="0" w:space="0" w:color="auto"/>
        <w:left w:val="none" w:sz="0" w:space="0" w:color="auto"/>
        <w:bottom w:val="none" w:sz="0" w:space="0" w:color="auto"/>
        <w:right w:val="none" w:sz="0" w:space="0" w:color="auto"/>
      </w:divBdr>
    </w:div>
    <w:div w:id="1863398536">
      <w:bodyDiv w:val="1"/>
      <w:marLeft w:val="0"/>
      <w:marRight w:val="0"/>
      <w:marTop w:val="0"/>
      <w:marBottom w:val="0"/>
      <w:divBdr>
        <w:top w:val="none" w:sz="0" w:space="0" w:color="auto"/>
        <w:left w:val="none" w:sz="0" w:space="0" w:color="auto"/>
        <w:bottom w:val="none" w:sz="0" w:space="0" w:color="auto"/>
        <w:right w:val="none" w:sz="0" w:space="0" w:color="auto"/>
      </w:divBdr>
    </w:div>
    <w:div w:id="1865174324">
      <w:bodyDiv w:val="1"/>
      <w:marLeft w:val="0"/>
      <w:marRight w:val="0"/>
      <w:marTop w:val="0"/>
      <w:marBottom w:val="0"/>
      <w:divBdr>
        <w:top w:val="none" w:sz="0" w:space="0" w:color="auto"/>
        <w:left w:val="none" w:sz="0" w:space="0" w:color="auto"/>
        <w:bottom w:val="none" w:sz="0" w:space="0" w:color="auto"/>
        <w:right w:val="none" w:sz="0" w:space="0" w:color="auto"/>
      </w:divBdr>
    </w:div>
    <w:div w:id="1865704196">
      <w:bodyDiv w:val="1"/>
      <w:marLeft w:val="0"/>
      <w:marRight w:val="0"/>
      <w:marTop w:val="0"/>
      <w:marBottom w:val="0"/>
      <w:divBdr>
        <w:top w:val="none" w:sz="0" w:space="0" w:color="auto"/>
        <w:left w:val="none" w:sz="0" w:space="0" w:color="auto"/>
        <w:bottom w:val="none" w:sz="0" w:space="0" w:color="auto"/>
        <w:right w:val="none" w:sz="0" w:space="0" w:color="auto"/>
      </w:divBdr>
    </w:div>
    <w:div w:id="1902012603">
      <w:bodyDiv w:val="1"/>
      <w:marLeft w:val="0"/>
      <w:marRight w:val="0"/>
      <w:marTop w:val="0"/>
      <w:marBottom w:val="0"/>
      <w:divBdr>
        <w:top w:val="none" w:sz="0" w:space="0" w:color="auto"/>
        <w:left w:val="none" w:sz="0" w:space="0" w:color="auto"/>
        <w:bottom w:val="none" w:sz="0" w:space="0" w:color="auto"/>
        <w:right w:val="none" w:sz="0" w:space="0" w:color="auto"/>
      </w:divBdr>
      <w:divsChild>
        <w:div w:id="368334143">
          <w:marLeft w:val="0"/>
          <w:marRight w:val="0"/>
          <w:marTop w:val="0"/>
          <w:marBottom w:val="0"/>
          <w:divBdr>
            <w:top w:val="none" w:sz="0" w:space="0" w:color="auto"/>
            <w:left w:val="none" w:sz="0" w:space="0" w:color="auto"/>
            <w:bottom w:val="none" w:sz="0" w:space="0" w:color="auto"/>
            <w:right w:val="none" w:sz="0" w:space="0" w:color="auto"/>
          </w:divBdr>
          <w:divsChild>
            <w:div w:id="2093964251">
              <w:marLeft w:val="0"/>
              <w:marRight w:val="0"/>
              <w:marTop w:val="0"/>
              <w:marBottom w:val="0"/>
              <w:divBdr>
                <w:top w:val="none" w:sz="0" w:space="0" w:color="auto"/>
                <w:left w:val="none" w:sz="0" w:space="0" w:color="auto"/>
                <w:bottom w:val="none" w:sz="0" w:space="0" w:color="auto"/>
                <w:right w:val="none" w:sz="0" w:space="0" w:color="auto"/>
              </w:divBdr>
              <w:divsChild>
                <w:div w:id="12939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677">
      <w:bodyDiv w:val="1"/>
      <w:marLeft w:val="0"/>
      <w:marRight w:val="0"/>
      <w:marTop w:val="0"/>
      <w:marBottom w:val="0"/>
      <w:divBdr>
        <w:top w:val="none" w:sz="0" w:space="0" w:color="auto"/>
        <w:left w:val="none" w:sz="0" w:space="0" w:color="auto"/>
        <w:bottom w:val="none" w:sz="0" w:space="0" w:color="auto"/>
        <w:right w:val="none" w:sz="0" w:space="0" w:color="auto"/>
      </w:divBdr>
    </w:div>
    <w:div w:id="1905212298">
      <w:bodyDiv w:val="1"/>
      <w:marLeft w:val="0"/>
      <w:marRight w:val="0"/>
      <w:marTop w:val="0"/>
      <w:marBottom w:val="0"/>
      <w:divBdr>
        <w:top w:val="none" w:sz="0" w:space="0" w:color="auto"/>
        <w:left w:val="none" w:sz="0" w:space="0" w:color="auto"/>
        <w:bottom w:val="none" w:sz="0" w:space="0" w:color="auto"/>
        <w:right w:val="none" w:sz="0" w:space="0" w:color="auto"/>
      </w:divBdr>
    </w:div>
    <w:div w:id="1908029828">
      <w:bodyDiv w:val="1"/>
      <w:marLeft w:val="0"/>
      <w:marRight w:val="0"/>
      <w:marTop w:val="0"/>
      <w:marBottom w:val="0"/>
      <w:divBdr>
        <w:top w:val="none" w:sz="0" w:space="0" w:color="auto"/>
        <w:left w:val="none" w:sz="0" w:space="0" w:color="auto"/>
        <w:bottom w:val="none" w:sz="0" w:space="0" w:color="auto"/>
        <w:right w:val="none" w:sz="0" w:space="0" w:color="auto"/>
      </w:divBdr>
    </w:div>
    <w:div w:id="1916280032">
      <w:bodyDiv w:val="1"/>
      <w:marLeft w:val="0"/>
      <w:marRight w:val="0"/>
      <w:marTop w:val="0"/>
      <w:marBottom w:val="0"/>
      <w:divBdr>
        <w:top w:val="none" w:sz="0" w:space="0" w:color="auto"/>
        <w:left w:val="none" w:sz="0" w:space="0" w:color="auto"/>
        <w:bottom w:val="none" w:sz="0" w:space="0" w:color="auto"/>
        <w:right w:val="none" w:sz="0" w:space="0" w:color="auto"/>
      </w:divBdr>
    </w:div>
    <w:div w:id="1940288424">
      <w:bodyDiv w:val="1"/>
      <w:marLeft w:val="0"/>
      <w:marRight w:val="0"/>
      <w:marTop w:val="0"/>
      <w:marBottom w:val="0"/>
      <w:divBdr>
        <w:top w:val="none" w:sz="0" w:space="0" w:color="auto"/>
        <w:left w:val="none" w:sz="0" w:space="0" w:color="auto"/>
        <w:bottom w:val="none" w:sz="0" w:space="0" w:color="auto"/>
        <w:right w:val="none" w:sz="0" w:space="0" w:color="auto"/>
      </w:divBdr>
    </w:div>
    <w:div w:id="1955090693">
      <w:bodyDiv w:val="1"/>
      <w:marLeft w:val="0"/>
      <w:marRight w:val="0"/>
      <w:marTop w:val="0"/>
      <w:marBottom w:val="0"/>
      <w:divBdr>
        <w:top w:val="none" w:sz="0" w:space="0" w:color="auto"/>
        <w:left w:val="none" w:sz="0" w:space="0" w:color="auto"/>
        <w:bottom w:val="none" w:sz="0" w:space="0" w:color="auto"/>
        <w:right w:val="none" w:sz="0" w:space="0" w:color="auto"/>
      </w:divBdr>
    </w:div>
    <w:div w:id="1957370428">
      <w:bodyDiv w:val="1"/>
      <w:marLeft w:val="0"/>
      <w:marRight w:val="0"/>
      <w:marTop w:val="0"/>
      <w:marBottom w:val="0"/>
      <w:divBdr>
        <w:top w:val="none" w:sz="0" w:space="0" w:color="auto"/>
        <w:left w:val="none" w:sz="0" w:space="0" w:color="auto"/>
        <w:bottom w:val="none" w:sz="0" w:space="0" w:color="auto"/>
        <w:right w:val="none" w:sz="0" w:space="0" w:color="auto"/>
      </w:divBdr>
    </w:div>
    <w:div w:id="1961839615">
      <w:bodyDiv w:val="1"/>
      <w:marLeft w:val="0"/>
      <w:marRight w:val="0"/>
      <w:marTop w:val="0"/>
      <w:marBottom w:val="0"/>
      <w:divBdr>
        <w:top w:val="none" w:sz="0" w:space="0" w:color="auto"/>
        <w:left w:val="none" w:sz="0" w:space="0" w:color="auto"/>
        <w:bottom w:val="none" w:sz="0" w:space="0" w:color="auto"/>
        <w:right w:val="none" w:sz="0" w:space="0" w:color="auto"/>
      </w:divBdr>
    </w:div>
    <w:div w:id="1986084949">
      <w:bodyDiv w:val="1"/>
      <w:marLeft w:val="0"/>
      <w:marRight w:val="0"/>
      <w:marTop w:val="0"/>
      <w:marBottom w:val="0"/>
      <w:divBdr>
        <w:top w:val="none" w:sz="0" w:space="0" w:color="auto"/>
        <w:left w:val="none" w:sz="0" w:space="0" w:color="auto"/>
        <w:bottom w:val="none" w:sz="0" w:space="0" w:color="auto"/>
        <w:right w:val="none" w:sz="0" w:space="0" w:color="auto"/>
      </w:divBdr>
    </w:div>
    <w:div w:id="1998221181">
      <w:bodyDiv w:val="1"/>
      <w:marLeft w:val="0"/>
      <w:marRight w:val="0"/>
      <w:marTop w:val="0"/>
      <w:marBottom w:val="0"/>
      <w:divBdr>
        <w:top w:val="none" w:sz="0" w:space="0" w:color="auto"/>
        <w:left w:val="none" w:sz="0" w:space="0" w:color="auto"/>
        <w:bottom w:val="none" w:sz="0" w:space="0" w:color="auto"/>
        <w:right w:val="none" w:sz="0" w:space="0" w:color="auto"/>
      </w:divBdr>
    </w:div>
    <w:div w:id="2003385511">
      <w:bodyDiv w:val="1"/>
      <w:marLeft w:val="0"/>
      <w:marRight w:val="0"/>
      <w:marTop w:val="0"/>
      <w:marBottom w:val="0"/>
      <w:divBdr>
        <w:top w:val="none" w:sz="0" w:space="0" w:color="auto"/>
        <w:left w:val="none" w:sz="0" w:space="0" w:color="auto"/>
        <w:bottom w:val="none" w:sz="0" w:space="0" w:color="auto"/>
        <w:right w:val="none" w:sz="0" w:space="0" w:color="auto"/>
      </w:divBdr>
    </w:div>
    <w:div w:id="2012832644">
      <w:bodyDiv w:val="1"/>
      <w:marLeft w:val="0"/>
      <w:marRight w:val="0"/>
      <w:marTop w:val="0"/>
      <w:marBottom w:val="0"/>
      <w:divBdr>
        <w:top w:val="none" w:sz="0" w:space="0" w:color="auto"/>
        <w:left w:val="none" w:sz="0" w:space="0" w:color="auto"/>
        <w:bottom w:val="none" w:sz="0" w:space="0" w:color="auto"/>
        <w:right w:val="none" w:sz="0" w:space="0" w:color="auto"/>
      </w:divBdr>
    </w:div>
    <w:div w:id="2027752318">
      <w:bodyDiv w:val="1"/>
      <w:marLeft w:val="0"/>
      <w:marRight w:val="0"/>
      <w:marTop w:val="0"/>
      <w:marBottom w:val="0"/>
      <w:divBdr>
        <w:top w:val="none" w:sz="0" w:space="0" w:color="auto"/>
        <w:left w:val="none" w:sz="0" w:space="0" w:color="auto"/>
        <w:bottom w:val="none" w:sz="0" w:space="0" w:color="auto"/>
        <w:right w:val="none" w:sz="0" w:space="0" w:color="auto"/>
      </w:divBdr>
    </w:div>
    <w:div w:id="2040738110">
      <w:bodyDiv w:val="1"/>
      <w:marLeft w:val="0"/>
      <w:marRight w:val="0"/>
      <w:marTop w:val="0"/>
      <w:marBottom w:val="0"/>
      <w:divBdr>
        <w:top w:val="none" w:sz="0" w:space="0" w:color="auto"/>
        <w:left w:val="none" w:sz="0" w:space="0" w:color="auto"/>
        <w:bottom w:val="none" w:sz="0" w:space="0" w:color="auto"/>
        <w:right w:val="none" w:sz="0" w:space="0" w:color="auto"/>
      </w:divBdr>
    </w:div>
    <w:div w:id="2046328747">
      <w:bodyDiv w:val="1"/>
      <w:marLeft w:val="0"/>
      <w:marRight w:val="0"/>
      <w:marTop w:val="0"/>
      <w:marBottom w:val="0"/>
      <w:divBdr>
        <w:top w:val="none" w:sz="0" w:space="0" w:color="auto"/>
        <w:left w:val="none" w:sz="0" w:space="0" w:color="auto"/>
        <w:bottom w:val="none" w:sz="0" w:space="0" w:color="auto"/>
        <w:right w:val="none" w:sz="0" w:space="0" w:color="auto"/>
      </w:divBdr>
    </w:div>
    <w:div w:id="2052343024">
      <w:bodyDiv w:val="1"/>
      <w:marLeft w:val="0"/>
      <w:marRight w:val="0"/>
      <w:marTop w:val="0"/>
      <w:marBottom w:val="0"/>
      <w:divBdr>
        <w:top w:val="none" w:sz="0" w:space="0" w:color="auto"/>
        <w:left w:val="none" w:sz="0" w:space="0" w:color="auto"/>
        <w:bottom w:val="none" w:sz="0" w:space="0" w:color="auto"/>
        <w:right w:val="none" w:sz="0" w:space="0" w:color="auto"/>
      </w:divBdr>
    </w:div>
    <w:div w:id="2062904548">
      <w:bodyDiv w:val="1"/>
      <w:marLeft w:val="0"/>
      <w:marRight w:val="0"/>
      <w:marTop w:val="0"/>
      <w:marBottom w:val="0"/>
      <w:divBdr>
        <w:top w:val="none" w:sz="0" w:space="0" w:color="auto"/>
        <w:left w:val="none" w:sz="0" w:space="0" w:color="auto"/>
        <w:bottom w:val="none" w:sz="0" w:space="0" w:color="auto"/>
        <w:right w:val="none" w:sz="0" w:space="0" w:color="auto"/>
      </w:divBdr>
    </w:div>
    <w:div w:id="2075158327">
      <w:bodyDiv w:val="1"/>
      <w:marLeft w:val="0"/>
      <w:marRight w:val="0"/>
      <w:marTop w:val="0"/>
      <w:marBottom w:val="0"/>
      <w:divBdr>
        <w:top w:val="none" w:sz="0" w:space="0" w:color="auto"/>
        <w:left w:val="none" w:sz="0" w:space="0" w:color="auto"/>
        <w:bottom w:val="none" w:sz="0" w:space="0" w:color="auto"/>
        <w:right w:val="none" w:sz="0" w:space="0" w:color="auto"/>
      </w:divBdr>
    </w:div>
    <w:div w:id="2079401169">
      <w:bodyDiv w:val="1"/>
      <w:marLeft w:val="0"/>
      <w:marRight w:val="0"/>
      <w:marTop w:val="0"/>
      <w:marBottom w:val="0"/>
      <w:divBdr>
        <w:top w:val="none" w:sz="0" w:space="0" w:color="auto"/>
        <w:left w:val="none" w:sz="0" w:space="0" w:color="auto"/>
        <w:bottom w:val="none" w:sz="0" w:space="0" w:color="auto"/>
        <w:right w:val="none" w:sz="0" w:space="0" w:color="auto"/>
      </w:divBdr>
    </w:div>
    <w:div w:id="2095399907">
      <w:bodyDiv w:val="1"/>
      <w:marLeft w:val="0"/>
      <w:marRight w:val="0"/>
      <w:marTop w:val="0"/>
      <w:marBottom w:val="0"/>
      <w:divBdr>
        <w:top w:val="none" w:sz="0" w:space="0" w:color="auto"/>
        <w:left w:val="none" w:sz="0" w:space="0" w:color="auto"/>
        <w:bottom w:val="none" w:sz="0" w:space="0" w:color="auto"/>
        <w:right w:val="none" w:sz="0" w:space="0" w:color="auto"/>
      </w:divBdr>
      <w:divsChild>
        <w:div w:id="406417693">
          <w:marLeft w:val="0"/>
          <w:marRight w:val="0"/>
          <w:marTop w:val="0"/>
          <w:marBottom w:val="0"/>
          <w:divBdr>
            <w:top w:val="none" w:sz="0" w:space="0" w:color="auto"/>
            <w:left w:val="none" w:sz="0" w:space="0" w:color="auto"/>
            <w:bottom w:val="none" w:sz="0" w:space="0" w:color="auto"/>
            <w:right w:val="none" w:sz="0" w:space="0" w:color="auto"/>
          </w:divBdr>
          <w:divsChild>
            <w:div w:id="574972842">
              <w:marLeft w:val="0"/>
              <w:marRight w:val="0"/>
              <w:marTop w:val="0"/>
              <w:marBottom w:val="0"/>
              <w:divBdr>
                <w:top w:val="none" w:sz="0" w:space="0" w:color="auto"/>
                <w:left w:val="none" w:sz="0" w:space="0" w:color="auto"/>
                <w:bottom w:val="none" w:sz="0" w:space="0" w:color="auto"/>
                <w:right w:val="none" w:sz="0" w:space="0" w:color="auto"/>
              </w:divBdr>
              <w:divsChild>
                <w:div w:id="2078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372569">
      <w:bodyDiv w:val="1"/>
      <w:marLeft w:val="0"/>
      <w:marRight w:val="0"/>
      <w:marTop w:val="0"/>
      <w:marBottom w:val="0"/>
      <w:divBdr>
        <w:top w:val="none" w:sz="0" w:space="0" w:color="auto"/>
        <w:left w:val="none" w:sz="0" w:space="0" w:color="auto"/>
        <w:bottom w:val="none" w:sz="0" w:space="0" w:color="auto"/>
        <w:right w:val="none" w:sz="0" w:space="0" w:color="auto"/>
      </w:divBdr>
    </w:div>
    <w:div w:id="2110851351">
      <w:bodyDiv w:val="1"/>
      <w:marLeft w:val="0"/>
      <w:marRight w:val="0"/>
      <w:marTop w:val="0"/>
      <w:marBottom w:val="0"/>
      <w:divBdr>
        <w:top w:val="none" w:sz="0" w:space="0" w:color="auto"/>
        <w:left w:val="none" w:sz="0" w:space="0" w:color="auto"/>
        <w:bottom w:val="none" w:sz="0" w:space="0" w:color="auto"/>
        <w:right w:val="none" w:sz="0" w:space="0" w:color="auto"/>
      </w:divBdr>
    </w:div>
    <w:div w:id="2120173359">
      <w:bodyDiv w:val="1"/>
      <w:marLeft w:val="0"/>
      <w:marRight w:val="0"/>
      <w:marTop w:val="0"/>
      <w:marBottom w:val="0"/>
      <w:divBdr>
        <w:top w:val="none" w:sz="0" w:space="0" w:color="auto"/>
        <w:left w:val="none" w:sz="0" w:space="0" w:color="auto"/>
        <w:bottom w:val="none" w:sz="0" w:space="0" w:color="auto"/>
        <w:right w:val="none" w:sz="0" w:space="0" w:color="auto"/>
      </w:divBdr>
    </w:div>
    <w:div w:id="2122258815">
      <w:bodyDiv w:val="1"/>
      <w:marLeft w:val="0"/>
      <w:marRight w:val="0"/>
      <w:marTop w:val="0"/>
      <w:marBottom w:val="0"/>
      <w:divBdr>
        <w:top w:val="none" w:sz="0" w:space="0" w:color="auto"/>
        <w:left w:val="none" w:sz="0" w:space="0" w:color="auto"/>
        <w:bottom w:val="none" w:sz="0" w:space="0" w:color="auto"/>
        <w:right w:val="none" w:sz="0" w:space="0" w:color="auto"/>
      </w:divBdr>
    </w:div>
    <w:div w:id="212441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code_kltn\Report_Khoa_luan_tot_nghiep.docx" TargetMode="External"/><Relationship Id="rId18" Type="http://schemas.openxmlformats.org/officeDocument/2006/relationships/hyperlink" Target="file:///C:\Users\Admin\Desktop\code_kltn\Report_Khoa_luan_tot_nghiep.docx" TargetMode="External"/><Relationship Id="rId26" Type="http://schemas.openxmlformats.org/officeDocument/2006/relationships/header" Target="header3.xml"/><Relationship Id="rId39" Type="http://schemas.openxmlformats.org/officeDocument/2006/relationships/image" Target="media/image14.png"/><Relationship Id="rId21" Type="http://schemas.openxmlformats.org/officeDocument/2006/relationships/hyperlink" Target="file:///C:\Users\Admin\Desktop\code_kltn\Report_Khoa_luan_tot_nghiep.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5.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esktop\code_kltn\Report_Khoa_luan_tot_nghiep.docx" TargetMode="External"/><Relationship Id="rId29" Type="http://schemas.openxmlformats.org/officeDocument/2006/relationships/image" Target="media/image4.png"/><Relationship Id="rId11" Type="http://schemas.openxmlformats.org/officeDocument/2006/relationships/hyperlink" Target="file:///C:\Users\Admin\Desktop\code_kltn\Report_Khoa_luan_tot_nghiep.docx" TargetMode="External"/><Relationship Id="rId24"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6.xm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Admin\Desktop\code_kltn\Report_Khoa_luan_tot_nghiep.docx" TargetMode="External"/><Relationship Id="rId14" Type="http://schemas.openxmlformats.org/officeDocument/2006/relationships/hyperlink" Target="file:///C:\Users\Admin\Desktop\code_kltn\Report_Khoa_luan_tot_nghiep.docx" TargetMode="Externa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C:\Users\Admin\Desktop\code_kltn\Report_Khoa_luan_tot_nghiep.docx" TargetMode="External"/><Relationship Id="rId17" Type="http://schemas.openxmlformats.org/officeDocument/2006/relationships/hyperlink" Target="file:///C:\Users\Admin\Desktop\code_kltn\Report_Khoa_luan_tot_nghiep.docx" TargetMode="Externa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file:///C:\Users\Admin\Desktop\code_kltn\Report_Khoa_luan_tot_nghiep.docx" TargetMode="External"/><Relationship Id="rId41" Type="http://schemas.openxmlformats.org/officeDocument/2006/relationships/image" Target="media/image16.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esktop\code_kltn\Report_Khoa_luan_tot_nghiep.docx" TargetMode="External"/><Relationship Id="rId23" Type="http://schemas.openxmlformats.org/officeDocument/2006/relationships/header" Target="header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4.xml"/><Relationship Id="rId57" Type="http://schemas.openxmlformats.org/officeDocument/2006/relationships/header" Target="header8.xml"/><Relationship Id="rId10" Type="http://schemas.openxmlformats.org/officeDocument/2006/relationships/hyperlink" Target="file:///C:\Users\Admin\Desktop\code_kltn\Report_Khoa_luan_tot_nghiep.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oter" Target="footer5.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Bas21</b:Tag>
    <b:SourceType>InternetSite</b:SourceType>
    <b:Guid>{B67D9D0E-95A3-9B42-9C11-84664E608305}</b:Guid>
    <b:Title>Basics of COVID-19</b:Title>
    <b:URL>https://www.cdc.gov/coronavirus/2019-ncov/your-health/about-covid-19/basics-covid-19.html</b:URL>
    <b:ProductionCompany>cdc</b:ProductionCompany>
    <b:Year>2021</b:Year>
    <b:Month>4</b:Month>
    <b:Day>01</b:Day>
    <b:RefOrder>1</b:RefOrder>
  </b:Source>
  <b:Source>
    <b:Tag>Cor23</b:Tag>
    <b:SourceType>InternetSite</b:SourceType>
    <b:Guid>{D3FE2AE0-D5B0-0448-85F5-CE7EFA16A022}</b:Guid>
    <b:Title>Coronavirus disease (COVID-19)</b:Title>
    <b:URL>https://www.who.int/news-room/questions-and-answers/item/coronavirus-disease-covid-19</b:URL>
    <b:ProductionCompany>WHO</b:ProductionCompany>
    <b:Year>2023</b:Year>
    <b:Month>3</b:Month>
    <b:Day>28</b:Day>
    <b:YearAccessed>2023</b:YearAccessed>
    <b:MonthAccessed>4</b:MonthAccessed>
    <b:DayAccessed>27</b:DayAccessed>
    <b:RefOrder>2</b:RefOrder>
  </b:Source>
  <b:Source>
    <b:Tag>QAH20</b:Tag>
    <b:SourceType>InternetSite</b:SourceType>
    <b:Guid>{EE3210FE-7EC0-AA4D-97AB-80F433FE81A9}</b:Guid>
    <b:Title>Q&amp;A: How is COVID-19 transmitted?</b:Title>
    <b:URL>https://www.who.int/vietnam/news/detail/14-07-2020-q-a-how-is-covid-19-transmitted</b:URL>
    <b:ProductionCompany>WHO</b:ProductionCompany>
    <b:Year>2020</b:Year>
    <b:Month>7</b:Month>
    <b:Day>14</b:Day>
    <b:YearAccessed>2023</b:YearAccessed>
    <b:MonthAccessed>4</b:MonthAccessed>
    <b:DayAccessed>27</b:DayAccessed>
    <b:RefOrder>3</b:RefOrder>
  </b:Source>
  <b:Source>
    <b:Tag>Maynd</b:Tag>
    <b:SourceType>InternetSite</b:SourceType>
    <b:Guid>{DCDA7112-3667-B24D-A5B4-AA4A99525EB3}</b:Guid>
    <b:Author>
      <b:Author>
        <b:Corporate>Mayo Clinic</b:Corporate>
      </b:Author>
    </b:Author>
    <b:Title>Coronavirus disease 2019 (COVID-19)</b:Title>
    <b:URL>https://www.mayoclinic.org/diseases-conditions/coronavirus/symptoms-causes/syc-20479963</b:URL>
    <b:Year>n.d</b:Year>
    <b:YearAccessed>2023</b:YearAccessed>
    <b:MonthAccessed>Apr</b:MonthAccessed>
    <b:DayAccessed>27</b:DayAccessed>
    <b:RefOrder>4</b:RefOrder>
  </b:Source>
  <b:Source>
    <b:Tag>Joh22</b:Tag>
    <b:SourceType>InternetSite</b:SourceType>
    <b:Guid>{E9D13294-09DA-614A-830B-9CC9DC795B8A}</b:Guid>
    <b:Author>
      <b:Author>
        <b:Corporate>Johns Hopkins Medicine</b:Corporate>
      </b:Author>
    </b:Author>
    <b:Title>What Is Coronavirus? </b:Title>
    <b:URL>https://www.hopkinsmedicine.org/health/conditions-and-diseases/coronavirus</b:URL>
    <b:ProductionCompany>Medical</b:ProductionCompany>
    <b:Year>2022</b:Year>
    <b:Month>July</b:Month>
    <b:Day>29</b:Day>
    <b:YearAccessed>2023</b:YearAccessed>
    <b:MonthAccessed>April</b:MonthAccessed>
    <b:DayAccessed>27</b:DayAccessed>
    <b:RefOrder>5</b:RefOrder>
  </b:Source>
  <b:Source>
    <b:Tag>Maynd1</b:Tag>
    <b:SourceType>InternetSite</b:SourceType>
    <b:Guid>{F99B917C-86C2-3E48-A539-C4E4E01C2AF4}</b:Guid>
    <b:Author>
      <b:Author>
        <b:Corporate>Mayo Clinic</b:Corporate>
      </b:Author>
    </b:Author>
    <b:Title>CT scan</b:Title>
    <b:URL>https://www.mayoclinic.org/tests-procedures/ct-scan/about/pac-20393675</b:URL>
    <b:Year>n.d</b:Year>
    <b:YearAccessed>2023</b:YearAccessed>
    <b:MonthAccessed>April</b:MonthAccessed>
    <b:DayAccessed>27</b:DayAccessed>
    <b:RefOrder>6</b:RefOrder>
  </b:Source>
  <b:Source>
    <b:Tag>Deb22</b:Tag>
    <b:SourceType>InternetSite</b:SourceType>
    <b:Guid>{87FF04B2-DAF0-9E42-84AB-9A5281527870}</b:Guid>
    <b:Author>
      <b:Author>
        <b:NameList>
          <b:Person>
            <b:Last>Deborah Weatherspoon</b:Last>
            <b:First>Ph.D.,</b:First>
            <b:Middle>MSN</b:Middle>
          </b:Person>
        </b:NameList>
      </b:Author>
    </b:Author>
    <b:Title>CT (Computed Tomography) Scan </b:Title>
    <b:URL>https://www.healthline.com/health/ct-scan</b:URL>
    <b:Year>2022</b:Year>
    <b:Month>January</b:Month>
    <b:Day>11</b:Day>
    <b:YearAccessed>2023</b:YearAccessed>
    <b:MonthAccessed>April</b:MonthAccessed>
    <b:DayAccessed>27</b:DayAccessed>
    <b:RefOrder>7</b:RefOrder>
  </b:Source>
  <b:Source>
    <b:Tag>med20</b:Tag>
    <b:SourceType>InternetSite</b:SourceType>
    <b:Guid>{139A88D1-D307-854B-9D36-981C1ACAD96C}</b:Guid>
    <b:Author>
      <b:Author>
        <b:Corporate>medlatec</b:Corporate>
      </b:Author>
    </b:Author>
    <b:Title>Chẩn đoán các bệnh lý bằng phương pháp Chụp CT phổi </b:Title>
    <b:URL>https://medlatec.vn/tin-tuc/chan-doan-cac-benh-ly-bang-phuong-phap-chup-ct-phoi-s154-n18561</b:URL>
    <b:Year>2020</b:Year>
    <b:Month>June</b:Month>
    <b:Day>17</b:Day>
    <b:RefOrder>8</b:RefOrder>
  </b:Source>
  <b:Source>
    <b:Tag>Lại22</b:Tag>
    <b:SourceType>InternetSite</b:SourceType>
    <b:Guid>{F0C9C4EA-4561-2144-952F-84F00B0B0179}</b:Guid>
    <b:RefOrder>9</b:RefOrder>
  </b:Source>
  <b:Source>
    <b:Tag>Med20</b:Tag>
    <b:SourceType>InternetSite</b:SourceType>
    <b:Guid>{F1CDECF5-782D-F54B-ABAA-32D8FBB23C8A}</b:Guid>
    <b:Author>
      <b:Author>
        <b:Corporate>Medlatec</b:Corporate>
      </b:Author>
    </b:Author>
    <b:Title>Chẩn đoán các bệnh lý bằng phương pháp Chụp CT phổi </b:Title>
    <b:URL>https://medlatec.vn/tin-tuc/chan-doan-cac-benh-ly-bang-phuong-phap-chup-ct-phoi-s154-n18561</b:URL>
    <b:Year>2020</b:Year>
    <b:Month>June</b:Month>
    <b:Day>17</b:Day>
    <b:YearAccessed>2023</b:YearAccessed>
    <b:MonthAccessed>May</b:MonthAccessed>
    <b:DayAccessed>02</b:DayAccessed>
    <b:RefOrder>10</b:RefOrder>
  </b:Source>
  <b:Source>
    <b:Tag>vinnd</b:Tag>
    <b:SourceType>InternetSite</b:SourceType>
    <b:Guid>{B10E7364-B312-8046-BF66-E45C70482792}</b:Guid>
    <b:Author>
      <b:Author>
        <b:Corporate>vinmec</b:Corporate>
      </b:Author>
    </b:Author>
    <b:Title>Chẩn đoán viêm phổi bằng những phương pháp nào?</b:Title>
    <b:URL>https://www.vinmec.com/vi/tin-tuc/thong-tin-suc-khoe/suc-khoe-tong-quat/chan-doan-viem-phoi-bang-nhung-phung-phap-nao/</b:URL>
    <b:Year>n.d</b:Year>
    <b:YearAccessed>2023</b:YearAccessed>
    <b:MonthAccessed>May</b:MonthAccessed>
    <b:DayAccessed>02</b:DayAccessed>
    <b:RefOrder>11</b:RefOrder>
  </b:Source>
  <b:Source>
    <b:Tag>Vinnd</b:Tag>
    <b:SourceType>InternetSite</b:SourceType>
    <b:Guid>{23DD0DA4-FD4C-2E4B-8C08-350415CB6A22}</b:Guid>
    <b:Author>
      <b:Author>
        <b:Corporate>Vinmec</b:Corporate>
      </b:Author>
    </b:Author>
    <b:Title>Chụp CT và MRI khác nhau thế nào? </b:Title>
    <b:URL>https://www.vinmec.com/vi/tin-tuc/thong-tin-suc-khoe/chup-ct-va-mri-khac-nhau-nao/</b:URL>
    <b:Year>n.d</b:Year>
    <b:YearAccessed>2023</b:YearAccessed>
    <b:MonthAccessed>May</b:MonthAccessed>
    <b:DayAccessed>02</b:DayAccessed>
    <b:RefOrder>12</b:RefOrder>
  </b:Source>
  <b:Source>
    <b:Tag>Radnd</b:Tag>
    <b:SourceType>InternetSite</b:SourceType>
    <b:Guid>{9E0547EA-7A8B-4C4B-8EDF-7135683D447B}</b:Guid>
    <b:Author>
      <b:Author>
        <b:Corporate>RadiologyInfo</b:Corporate>
      </b:Author>
    </b:Author>
    <b:Title>Chest CT </b:Title>
    <b:URL>https://www.radiologyinfo.org/en/info/chestct</b:URL>
    <b:Year>n.d</b:Year>
    <b:YearAccessed>2023</b:YearAccessed>
    <b:MonthAccessed>May</b:MonthAccessed>
    <b:DayAccessed>02</b:DayAccessed>
    <b:RefOrder>13</b:RefOrder>
  </b:Source>
  <b:Source>
    <b:Tag>Thsnd</b:Tag>
    <b:SourceType>InternetSite</b:SourceType>
    <b:Guid>{84FD2750-5E64-9D4D-B477-828E2CB3CBA0}</b:Guid>
    <b:Author>
      <b:Author>
        <b:NameList>
          <b:Person>
            <b:Last>My</b:Last>
            <b:First>Ths.Bác</b:First>
            <b:Middle>sĩ Tôn Nữ Trà</b:Middle>
          </b:Person>
        </b:NameList>
      </b:Author>
    </b:Author>
    <b:Title>Ưu điểm và hạn chế của máy siêu âm trong chẩn đoán hình ảnh</b:Title>
    <b:URL>https://www.vinmec.com/vi/tin-tuc/thong-tin-suc-khoe/suc-khoe-tong-quat/uu-diem-va-han-che-cua-may-sieu-am-trong-chan-doan-hinh-anh/</b:URL>
    <b:Year>n.d</b:Year>
    <b:YearAccessed>2023</b:YearAccessed>
    <b:MonthAccessed>May</b:MonthAccessed>
    <b:DayAccessed>02</b:DayAccessed>
    <b:RefOrder>14</b:RefOrder>
  </b:Source>
  <b:Source>
    <b:Tag>ThS22</b:Tag>
    <b:SourceType>InternetSite</b:SourceType>
    <b:Guid>{C253B0BE-1D13-D84A-B16F-871DED1BA722}</b:Guid>
    <b:Author>
      <b:Author>
        <b:NameList>
          <b:Person>
            <b:Last>Tùng</b:Last>
            <b:First>ThS.</b:First>
            <b:Middle>BSNT Trần Tiến</b:Middle>
          </b:Person>
        </b:NameList>
      </b:Author>
    </b:Author>
    <b:Title>Những dấu hiệu tổn thương phổi do Covid qua chụp CT </b:Title>
    <b:URL>https://medlatec.vn/tin-tuc/nhung-dau-hieu-ton-thuong-phoi-do-covid-qua-chup-ct-s194-n27610</b:URL>
    <b:Year>2022</b:Year>
    <b:Month>March</b:Month>
    <b:Day>24</b:Day>
    <b:YearAccessed>2023</b:YearAccessed>
    <b:MonthAccessed>May</b:MonthAccessed>
    <b:DayAccessed>02</b:DayAccessed>
    <b:RefOrder>15</b:RefOrder>
  </b:Source>
  <b:Source>
    <b:Tag>SPM20</b:Tag>
    <b:SourceType>InternetSite</b:SourceType>
    <b:Guid>{AA983E8B-4436-5643-A56E-5CBBC574F015}</b:Guid>
    <b:Author>
      <b:Author>
        <b:NameList>
          <b:Person>
            <b:Last>S.P. Morozov</b:Last>
            <b:First>A.E.</b:First>
            <b:Middle>Andreychenko, N.A. Pavlov, A.V. Vladzymyrskyy, N.V. Ledikhova, V.A. Gombolevskiy, I.A. Blokhin, P.B. Gelezhe, A.V. Gonchar, V.Yu. Chernina</b:Middle>
          </b:Person>
        </b:NameList>
      </b:Author>
    </b:Author>
    <b:Title>MosMedData: Chest CT Scans With COVID-19 Related Findings Dataset </b:Title>
    <b:URL>https://arxiv.org/abs/2005.06465</b:URL>
    <b:Year>2020</b:Year>
    <b:Month>May</b:Month>
    <b:Day>13</b:Day>
    <b:YearAccessed>2023</b:YearAccessed>
    <b:MonthAccessed>May</b:MonthAccessed>
    <b:DayAccessed>07</b:DayAccessed>
    <b:RefOrder>16</b:RefOrder>
  </b:Source>
  <b:Source>
    <b:Tag>COV</b:Tag>
    <b:SourceType>InternetSite</b:SourceType>
    <b:Guid>{956A6E40-3AA4-AB4F-9A46-DA3C7A878EFE}</b:Guid>
    <b:Title>COVID-19 CT segmentation dataset</b:Title>
    <b:URL>http://medicalsegmentation.com/covid19/</b:URL>
    <b:Author>
      <b:Author>
        <b:NameList>
          <b:Person>
            <b:Last>Radiology</b:Last>
            <b:First>Italian</b:First>
            <b:Middle>Society of</b:Middle>
          </b:Person>
        </b:NameList>
      </b:Author>
    </b:Author>
    <b:Year>2020</b:Year>
    <b:RefOrder>17</b:RefOrder>
  </b:Source>
</b:Sources>
</file>

<file path=customXml/itemProps1.xml><?xml version="1.0" encoding="utf-8"?>
<ds:datastoreItem xmlns:ds="http://schemas.openxmlformats.org/officeDocument/2006/customXml" ds:itemID="{11137021-F70B-489F-9A52-376311990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79</Pages>
  <Words>15681</Words>
  <Characters>89385</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Nguyen Mai Phuong</dc:creator>
  <cp:keywords/>
  <dc:description/>
  <cp:lastModifiedBy>Nguyễn Sinh</cp:lastModifiedBy>
  <cp:revision>48</cp:revision>
  <cp:lastPrinted>2023-04-28T15:42:00Z</cp:lastPrinted>
  <dcterms:created xsi:type="dcterms:W3CDTF">2023-05-15T15:57:00Z</dcterms:created>
  <dcterms:modified xsi:type="dcterms:W3CDTF">2023-05-24T15:04:00Z</dcterms:modified>
</cp:coreProperties>
</file>